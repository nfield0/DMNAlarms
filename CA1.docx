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4616240"/>
        <w:docPartObj>
          <w:docPartGallery w:val="Cover Pages"/>
          <w:docPartUnique/>
        </w:docPartObj>
      </w:sdtPr>
      <w:sdtEndPr>
        <w:rPr>
          <w:b/>
          <w:bCs/>
          <w:sz w:val="40"/>
          <w:szCs w:val="40"/>
        </w:rPr>
      </w:sdtEndPr>
      <w:sdtContent>
        <w:p w14:paraId="78298EE3" w14:textId="77777777" w:rsidR="00D640BC" w:rsidRPr="00D640BC" w:rsidRDefault="00D640BC">
          <w:pPr>
            <w:rPr>
              <w:rPrChange w:id="2" w:author="Michael Flynn" w:date="2022-10-10T10:45:00Z">
                <w:rPr>
                  <w:b/>
                  <w:bCs/>
                  <w:sz w:val="40"/>
                  <w:szCs w:val="40"/>
                </w:rPr>
              </w:rPrChange>
            </w:rPr>
          </w:pPr>
          <w:r>
            <w:rPr>
              <w:noProof/>
            </w:rPr>
            <w:drawing>
              <wp:anchor distT="0" distB="0" distL="114300" distR="114300" simplePos="0" relativeHeight="251662336" behindDoc="0" locked="0" layoutInCell="1" allowOverlap="1" wp14:anchorId="0DD31740" wp14:editId="4217997F">
                <wp:simplePos x="0" y="0"/>
                <wp:positionH relativeFrom="column">
                  <wp:posOffset>76200</wp:posOffset>
                </wp:positionH>
                <wp:positionV relativeFrom="paragraph">
                  <wp:posOffset>0</wp:posOffset>
                </wp:positionV>
                <wp:extent cx="5731510" cy="4849495"/>
                <wp:effectExtent l="0" t="0" r="0"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B863C53" wp14:editId="26865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3"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863C5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4"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B1E07F" wp14:editId="36FE1C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FB1FB" w14:textId="77777777" w:rsidR="00D640BC" w:rsidRDefault="00D640BC">
                                <w:pPr>
                                  <w:pStyle w:val="NoSpacing"/>
                                  <w:jc w:val="right"/>
                                  <w:rPr>
                                    <w:color w:val="4472C4" w:themeColor="accent1"/>
                                    <w:sz w:val="28"/>
                                    <w:szCs w:val="28"/>
                                  </w:rPr>
                                </w:pPr>
                                <w:del w:id="5"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6"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7" w:author="Michael Flynn" w:date="2022-10-10T10:47:00Z">
                                      <w:r>
                                        <w:rPr>
                                          <w:color w:val="595959" w:themeColor="text1" w:themeTint="A6"/>
                                          <w:sz w:val="20"/>
                                          <w:szCs w:val="20"/>
                                        </w:rPr>
                                        <w:t>rooms</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B1E0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2FB1FB" w14:textId="77777777" w:rsidR="00D640BC" w:rsidRDefault="00D640BC">
                          <w:pPr>
                            <w:pStyle w:val="NoSpacing"/>
                            <w:jc w:val="right"/>
                            <w:rPr>
                              <w:color w:val="4472C4" w:themeColor="accent1"/>
                              <w:sz w:val="28"/>
                              <w:szCs w:val="28"/>
                            </w:rPr>
                          </w:pPr>
                          <w:del w:id="8"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9"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10" w:author="Michael Flynn" w:date="2022-10-10T10:47:00Z">
                                <w:r>
                                  <w:rPr>
                                    <w:color w:val="595959" w:themeColor="text1" w:themeTint="A6"/>
                                    <w:sz w:val="20"/>
                                    <w:szCs w:val="20"/>
                                  </w:rPr>
                                  <w:t>rooms</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A145C4" wp14:editId="3EFE58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1" w:author="Michael Flynn" w:date="2022-10-10T10:46:00Z">
                                      <w:r>
                                        <w:rPr>
                                          <w:color w:val="404040" w:themeColor="text1" w:themeTint="BF"/>
                                          <w:sz w:val="36"/>
                                          <w:szCs w:val="36"/>
                                        </w:rPr>
                                        <w:t>DMN Alarms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A145C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2" w:author="Michael Flynn" w:date="2022-10-10T10:46:00Z">
                                <w:r>
                                  <w:rPr>
                                    <w:color w:val="404040" w:themeColor="text1" w:themeTint="BF"/>
                                    <w:sz w:val="36"/>
                                    <w:szCs w:val="36"/>
                                  </w:rPr>
                                  <w:t>DMN Alarms</w:t>
                                </w:r>
                              </w:ins>
                            </w:p>
                          </w:sdtContent>
                        </w:sdt>
                      </w:txbxContent>
                    </v:textbox>
                    <w10:wrap type="square" anchorx="page" anchory="page"/>
                  </v:shape>
                </w:pict>
              </mc:Fallback>
            </mc:AlternateContent>
          </w:r>
          <w:r>
            <w:rPr>
              <w:b/>
              <w:bCs/>
              <w:sz w:val="40"/>
              <w:szCs w:val="40"/>
            </w:rPr>
            <w:br w:type="page"/>
          </w:r>
        </w:p>
      </w:sdtContent>
    </w:sdt>
    <w:p w14:paraId="6919539E" w14:textId="77777777" w:rsidR="008E4E17" w:rsidRPr="00781023" w:rsidRDefault="00EC11D6" w:rsidP="00EC11D6">
      <w:pPr>
        <w:jc w:val="center"/>
        <w:rPr>
          <w:ins w:id="13" w:author="Nathan Field" w:date="2022-10-08T19:30:00Z"/>
          <w:b/>
          <w:bCs/>
          <w:sz w:val="40"/>
          <w:szCs w:val="40"/>
          <w:rPrChange w:id="14" w:author="Nathan Field" w:date="2022-10-08T19:35:00Z">
            <w:rPr>
              <w:ins w:id="15" w:author="Nathan Field" w:date="2022-10-08T19:30:00Z"/>
              <w:b/>
              <w:bCs/>
              <w:sz w:val="36"/>
              <w:szCs w:val="36"/>
            </w:rPr>
          </w:rPrChange>
        </w:rPr>
      </w:pPr>
      <w:r w:rsidRPr="00781023">
        <w:rPr>
          <w:b/>
          <w:bCs/>
          <w:sz w:val="40"/>
          <w:szCs w:val="40"/>
          <w:rPrChange w:id="16" w:author="Nathan Field" w:date="2022-10-08T19:35:00Z">
            <w:rPr/>
          </w:rPrChange>
        </w:rPr>
        <w:lastRenderedPageBreak/>
        <w:t>DMN Alarms</w:t>
      </w:r>
    </w:p>
    <w:p w14:paraId="46DE9AB8" w14:textId="61DAD999" w:rsidR="000D6DDA" w:rsidRPr="00781023" w:rsidRDefault="00781023">
      <w:pPr>
        <w:jc w:val="center"/>
        <w:rPr>
          <w:ins w:id="17" w:author="nikita fedan" w:date="2022-10-08T16:24:00Z"/>
          <w:sz w:val="24"/>
          <w:szCs w:val="24"/>
          <w:rPrChange w:id="18" w:author="Nathan Field" w:date="2022-10-08T19:36:00Z">
            <w:rPr>
              <w:ins w:id="19" w:author="nikita fedan" w:date="2022-10-08T16:24:00Z"/>
            </w:rPr>
          </w:rPrChange>
        </w:rPr>
        <w:pPrChange w:id="20" w:author="Nathan Field" w:date="2022-10-08T19:36:00Z">
          <w:pPr>
            <w:jc w:val="right"/>
          </w:pPr>
        </w:pPrChange>
      </w:pPr>
      <w:ins w:id="21" w:author="Nathan Field" w:date="2022-10-08T19:32:00Z">
        <w:r w:rsidRPr="00781023">
          <w:rPr>
            <w:sz w:val="24"/>
            <w:szCs w:val="24"/>
            <w:rPrChange w:id="22" w:author="Nathan Field" w:date="2022-10-08T19:36:00Z">
              <w:rPr/>
            </w:rPrChange>
          </w:rPr>
          <w:t>David Campion, Michael Flynn, Nathan Field &amp; Nikita Fedans</w:t>
        </w:r>
      </w:ins>
    </w:p>
    <w:p w14:paraId="60494855" w14:textId="38EEEED3" w:rsidR="00781023" w:rsidRDefault="00781023">
      <w:pPr>
        <w:pStyle w:val="TOCHeading"/>
        <w:rPr>
          <w:ins w:id="23" w:author="Nathan Field" w:date="2022-10-08T19:37:00Z"/>
        </w:rPr>
      </w:pPr>
    </w:p>
    <w:customXmlInsRangeStart w:id="24" w:author="Nathan Field" w:date="2022-10-08T19:37:00Z"/>
    <w:sdt>
      <w:sdtPr>
        <w:rPr>
          <w:rFonts w:asciiTheme="minorHAnsi" w:eastAsiaTheme="minorHAnsi" w:hAnsiTheme="minorHAnsi" w:cstheme="minorBidi"/>
          <w:color w:val="auto"/>
          <w:sz w:val="22"/>
          <w:szCs w:val="22"/>
          <w:lang w:val="en-IE"/>
        </w:rPr>
        <w:id w:val="-1706084705"/>
        <w:docPartObj>
          <w:docPartGallery w:val="Table of Contents"/>
          <w:docPartUnique/>
        </w:docPartObj>
      </w:sdtPr>
      <w:sdtEndPr>
        <w:rPr>
          <w:b/>
          <w:bCs/>
          <w:noProof/>
        </w:rPr>
      </w:sdtEndPr>
      <w:sdtContent>
        <w:customXmlInsRangeEnd w:id="24"/>
        <w:p w14:paraId="6CA3B364" w14:textId="5F2AEB1F" w:rsidR="00781023" w:rsidRDefault="00781023">
          <w:pPr>
            <w:pStyle w:val="TOCHeading"/>
            <w:rPr>
              <w:ins w:id="25" w:author="Nathan Field" w:date="2022-10-08T19:37:00Z"/>
            </w:rPr>
          </w:pPr>
          <w:ins w:id="26" w:author="Nathan Field" w:date="2022-10-08T19:37:00Z">
            <w:r>
              <w:t>Table of Contents</w:t>
            </w:r>
          </w:ins>
        </w:p>
        <w:p w14:paraId="18A97AC3" w14:textId="6C056D44" w:rsidR="00F436B3" w:rsidRDefault="00781023">
          <w:pPr>
            <w:pStyle w:val="TOC1"/>
            <w:rPr>
              <w:ins w:id="27" w:author="Nathan Field" w:date="2022-10-20T11:22:00Z"/>
              <w:rFonts w:eastAsiaTheme="minorEastAsia"/>
              <w:noProof/>
              <w:lang w:eastAsia="en-IE"/>
            </w:rPr>
          </w:pPr>
          <w:ins w:id="28" w:author="Nathan Field" w:date="2022-10-08T19:37:00Z">
            <w:r>
              <w:fldChar w:fldCharType="begin"/>
            </w:r>
            <w:r>
              <w:instrText xml:space="preserve"> TOC \o "1-3" \h \z \u </w:instrText>
            </w:r>
            <w:r>
              <w:fldChar w:fldCharType="separate"/>
            </w:r>
          </w:ins>
          <w:ins w:id="29" w:author="Nathan Field" w:date="2022-10-20T11:22:00Z">
            <w:r w:rsidR="00F436B3" w:rsidRPr="00FE74D3">
              <w:rPr>
                <w:rStyle w:val="Hyperlink"/>
                <w:noProof/>
              </w:rPr>
              <w:fldChar w:fldCharType="begin"/>
            </w:r>
            <w:r w:rsidR="00F436B3" w:rsidRPr="00FE74D3">
              <w:rPr>
                <w:rStyle w:val="Hyperlink"/>
                <w:noProof/>
              </w:rPr>
              <w:instrText xml:space="preserve"> </w:instrText>
            </w:r>
            <w:r w:rsidR="00F436B3">
              <w:rPr>
                <w:noProof/>
              </w:rPr>
              <w:instrText>HYPERLINK \l "_Toc117157390"</w:instrText>
            </w:r>
            <w:r w:rsidR="00F436B3" w:rsidRPr="00FE74D3">
              <w:rPr>
                <w:rStyle w:val="Hyperlink"/>
                <w:noProof/>
              </w:rPr>
              <w:instrText xml:space="preserve"> </w:instrText>
            </w:r>
            <w:r w:rsidR="00F436B3" w:rsidRPr="00FE74D3">
              <w:rPr>
                <w:rStyle w:val="Hyperlink"/>
                <w:noProof/>
              </w:rPr>
            </w:r>
            <w:r w:rsidR="00F436B3" w:rsidRPr="00FE74D3">
              <w:rPr>
                <w:rStyle w:val="Hyperlink"/>
                <w:noProof/>
              </w:rPr>
              <w:fldChar w:fldCharType="separate"/>
            </w:r>
            <w:r w:rsidR="00F436B3" w:rsidRPr="00FE74D3">
              <w:rPr>
                <w:rStyle w:val="Hyperlink"/>
                <w:noProof/>
              </w:rPr>
              <w:t>Introduction</w:t>
            </w:r>
            <w:r w:rsidR="00F436B3">
              <w:rPr>
                <w:noProof/>
                <w:webHidden/>
              </w:rPr>
              <w:tab/>
            </w:r>
            <w:r w:rsidR="00F436B3">
              <w:rPr>
                <w:noProof/>
                <w:webHidden/>
              </w:rPr>
              <w:fldChar w:fldCharType="begin"/>
            </w:r>
            <w:r w:rsidR="00F436B3">
              <w:rPr>
                <w:noProof/>
                <w:webHidden/>
              </w:rPr>
              <w:instrText xml:space="preserve"> PAGEREF _Toc117157390 \h </w:instrText>
            </w:r>
            <w:r w:rsidR="00F436B3">
              <w:rPr>
                <w:noProof/>
                <w:webHidden/>
              </w:rPr>
            </w:r>
          </w:ins>
          <w:r w:rsidR="00F436B3">
            <w:rPr>
              <w:noProof/>
              <w:webHidden/>
            </w:rPr>
            <w:fldChar w:fldCharType="separate"/>
          </w:r>
          <w:ins w:id="30" w:author="Nathan Field" w:date="2022-10-20T11:22:00Z">
            <w:r w:rsidR="00F436B3">
              <w:rPr>
                <w:noProof/>
                <w:webHidden/>
              </w:rPr>
              <w:t>2</w:t>
            </w:r>
            <w:r w:rsidR="00F436B3">
              <w:rPr>
                <w:noProof/>
                <w:webHidden/>
              </w:rPr>
              <w:fldChar w:fldCharType="end"/>
            </w:r>
            <w:r w:rsidR="00F436B3" w:rsidRPr="00FE74D3">
              <w:rPr>
                <w:rStyle w:val="Hyperlink"/>
                <w:noProof/>
              </w:rPr>
              <w:fldChar w:fldCharType="end"/>
            </w:r>
          </w:ins>
        </w:p>
        <w:p w14:paraId="38D74210" w14:textId="1F6F151D" w:rsidR="00F436B3" w:rsidRDefault="00F436B3">
          <w:pPr>
            <w:pStyle w:val="TOC1"/>
            <w:rPr>
              <w:ins w:id="31" w:author="Nathan Field" w:date="2022-10-20T11:22:00Z"/>
              <w:rFonts w:eastAsiaTheme="minorEastAsia"/>
              <w:noProof/>
              <w:lang w:eastAsia="en-IE"/>
            </w:rPr>
          </w:pPr>
          <w:ins w:id="3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"_Toc117157391"</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Hardware</w:t>
            </w:r>
            <w:r>
              <w:rPr>
                <w:noProof/>
                <w:webHidden/>
              </w:rPr>
              <w:tab/>
            </w:r>
            <w:r>
              <w:rPr>
                <w:noProof/>
                <w:webHidden/>
              </w:rPr>
              <w:fldChar w:fldCharType="begin"/>
            </w:r>
            <w:r>
              <w:rPr>
                <w:noProof/>
                <w:webHidden/>
              </w:rPr>
              <w:instrText xml:space="preserve"> PAGEREF _Toc117157391 \h </w:instrText>
            </w:r>
            <w:r>
              <w:rPr>
                <w:noProof/>
                <w:webHidden/>
              </w:rPr>
            </w:r>
          </w:ins>
          <w:r>
            <w:rPr>
              <w:noProof/>
              <w:webHidden/>
            </w:rPr>
            <w:fldChar w:fldCharType="separate"/>
          </w:r>
          <w:ins w:id="33" w:author="Nathan Field" w:date="2022-10-20T11:22:00Z">
            <w:r>
              <w:rPr>
                <w:noProof/>
                <w:webHidden/>
              </w:rPr>
              <w:t>3</w:t>
            </w:r>
            <w:r>
              <w:rPr>
                <w:noProof/>
                <w:webHidden/>
              </w:rPr>
              <w:fldChar w:fldCharType="end"/>
            </w:r>
            <w:r w:rsidRPr="00FE74D3">
              <w:rPr>
                <w:rStyle w:val="Hyperlink"/>
                <w:noProof/>
              </w:rPr>
              <w:fldChar w:fldCharType="end"/>
            </w:r>
          </w:ins>
        </w:p>
        <w:p w14:paraId="350E34A2" w14:textId="7ADD6650" w:rsidR="00F436B3" w:rsidRDefault="00F436B3">
          <w:pPr>
            <w:pStyle w:val="TOC2"/>
            <w:rPr>
              <w:ins w:id="34" w:author="Nathan Field" w:date="2022-10-20T11:22:00Z"/>
              <w:rFonts w:cstheme="minorBidi"/>
              <w:noProof/>
              <w:lang w:val="en-IE" w:eastAsia="en-IE"/>
            </w:rPr>
          </w:pPr>
          <w:ins w:id="3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"_Toc117157392"</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Circuit Diagrams</w:t>
            </w:r>
            <w:r>
              <w:rPr>
                <w:noProof/>
                <w:webHidden/>
              </w:rPr>
              <w:tab/>
            </w:r>
            <w:r>
              <w:rPr>
                <w:noProof/>
                <w:webHidden/>
              </w:rPr>
              <w:fldChar w:fldCharType="begin"/>
            </w:r>
            <w:r>
              <w:rPr>
                <w:noProof/>
                <w:webHidden/>
              </w:rPr>
              <w:instrText xml:space="preserve"> PAGEREF _Toc117157392 \h </w:instrText>
            </w:r>
            <w:r>
              <w:rPr>
                <w:noProof/>
                <w:webHidden/>
              </w:rPr>
            </w:r>
          </w:ins>
          <w:r>
            <w:rPr>
              <w:noProof/>
              <w:webHidden/>
            </w:rPr>
            <w:fldChar w:fldCharType="separate"/>
          </w:r>
          <w:ins w:id="36" w:author="Nathan Field" w:date="2022-10-20T11:22:00Z">
            <w:r>
              <w:rPr>
                <w:noProof/>
                <w:webHidden/>
              </w:rPr>
              <w:t>3</w:t>
            </w:r>
            <w:r>
              <w:rPr>
                <w:noProof/>
                <w:webHidden/>
              </w:rPr>
              <w:fldChar w:fldCharType="end"/>
            </w:r>
            <w:r w:rsidRPr="00FE74D3">
              <w:rPr>
                <w:rStyle w:val="Hyperlink"/>
                <w:noProof/>
              </w:rPr>
              <w:fldChar w:fldCharType="end"/>
            </w:r>
          </w:ins>
        </w:p>
        <w:p w14:paraId="7D05F600" w14:textId="31972F5C" w:rsidR="00F436B3" w:rsidRDefault="00F436B3">
          <w:pPr>
            <w:pStyle w:val="TOC2"/>
            <w:rPr>
              <w:ins w:id="37" w:author="Nathan Field" w:date="2022-10-20T11:22:00Z"/>
              <w:rFonts w:cstheme="minorBidi"/>
              <w:noProof/>
              <w:lang w:val="en-IE" w:eastAsia="en-IE"/>
            </w:rPr>
          </w:pPr>
          <w:ins w:id="38"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"_Toc117157393"</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Hardware Requirements:</w:t>
            </w:r>
            <w:r>
              <w:rPr>
                <w:noProof/>
                <w:webHidden/>
              </w:rPr>
              <w:tab/>
            </w:r>
            <w:r>
              <w:rPr>
                <w:noProof/>
                <w:webHidden/>
              </w:rPr>
              <w:fldChar w:fldCharType="begin"/>
            </w:r>
            <w:r>
              <w:rPr>
                <w:noProof/>
                <w:webHidden/>
              </w:rPr>
              <w:instrText xml:space="preserve"> PAGEREF _Toc117157393 \h </w:instrText>
            </w:r>
            <w:r>
              <w:rPr>
                <w:noProof/>
                <w:webHidden/>
              </w:rPr>
            </w:r>
          </w:ins>
          <w:r>
            <w:rPr>
              <w:noProof/>
              <w:webHidden/>
            </w:rPr>
            <w:fldChar w:fldCharType="separate"/>
          </w:r>
          <w:ins w:id="39" w:author="Nathan Field" w:date="2022-10-20T11:22:00Z">
            <w:r>
              <w:rPr>
                <w:noProof/>
                <w:webHidden/>
              </w:rPr>
              <w:t>4</w:t>
            </w:r>
            <w:r>
              <w:rPr>
                <w:noProof/>
                <w:webHidden/>
              </w:rPr>
              <w:fldChar w:fldCharType="end"/>
            </w:r>
            <w:r w:rsidRPr="00FE74D3">
              <w:rPr>
                <w:rStyle w:val="Hyperlink"/>
                <w:noProof/>
              </w:rPr>
              <w:fldChar w:fldCharType="end"/>
            </w:r>
          </w:ins>
        </w:p>
        <w:p w14:paraId="68BB6551" w14:textId="58032497" w:rsidR="00F436B3" w:rsidRDefault="00F436B3">
          <w:pPr>
            <w:pStyle w:val="TOC1"/>
            <w:rPr>
              <w:ins w:id="40" w:author="Nathan Field" w:date="2022-10-20T11:22:00Z"/>
              <w:rFonts w:eastAsiaTheme="minorEastAsia"/>
              <w:noProof/>
              <w:lang w:eastAsia="en-IE"/>
            </w:rPr>
          </w:pPr>
          <w:ins w:id="41"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"_Toc117157394"</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Security</w:t>
            </w:r>
            <w:r>
              <w:rPr>
                <w:noProof/>
                <w:webHidden/>
              </w:rPr>
              <w:tab/>
            </w:r>
            <w:r>
              <w:rPr>
                <w:noProof/>
                <w:webHidden/>
              </w:rPr>
              <w:fldChar w:fldCharType="begin"/>
            </w:r>
            <w:r>
              <w:rPr>
                <w:noProof/>
                <w:webHidden/>
              </w:rPr>
              <w:instrText xml:space="preserve"> PAGEREF _Toc117157394 \h </w:instrText>
            </w:r>
            <w:r>
              <w:rPr>
                <w:noProof/>
                <w:webHidden/>
              </w:rPr>
            </w:r>
          </w:ins>
          <w:r>
            <w:rPr>
              <w:noProof/>
              <w:webHidden/>
            </w:rPr>
            <w:fldChar w:fldCharType="separate"/>
          </w:r>
          <w:ins w:id="42" w:author="Nathan Field" w:date="2022-10-20T11:22:00Z">
            <w:r>
              <w:rPr>
                <w:noProof/>
                <w:webHidden/>
              </w:rPr>
              <w:t>4</w:t>
            </w:r>
            <w:r>
              <w:rPr>
                <w:noProof/>
                <w:webHidden/>
              </w:rPr>
              <w:fldChar w:fldCharType="end"/>
            </w:r>
            <w:r w:rsidRPr="00FE74D3">
              <w:rPr>
                <w:rStyle w:val="Hyperlink"/>
                <w:noProof/>
              </w:rPr>
              <w:fldChar w:fldCharType="end"/>
            </w:r>
          </w:ins>
        </w:p>
        <w:p w14:paraId="782AD66C" w14:textId="6156A32E" w:rsidR="00F436B3" w:rsidRDefault="00F436B3">
          <w:pPr>
            <w:pStyle w:val="TOC3"/>
            <w:tabs>
              <w:tab w:val="right" w:leader="dot" w:pos="9016"/>
            </w:tabs>
            <w:rPr>
              <w:ins w:id="43" w:author="Nathan Field" w:date="2022-10-20T11:22:00Z"/>
              <w:rFonts w:cstheme="minorBidi"/>
              <w:noProof/>
              <w:lang w:val="en-IE" w:eastAsia="en-IE"/>
            </w:rPr>
          </w:pPr>
          <w:ins w:id="44"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"_Toc117157395"</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Securing the system</w:t>
            </w:r>
            <w:r>
              <w:rPr>
                <w:noProof/>
                <w:webHidden/>
              </w:rPr>
              <w:tab/>
            </w:r>
            <w:r>
              <w:rPr>
                <w:noProof/>
                <w:webHidden/>
              </w:rPr>
              <w:fldChar w:fldCharType="begin"/>
            </w:r>
            <w:r>
              <w:rPr>
                <w:noProof/>
                <w:webHidden/>
              </w:rPr>
              <w:instrText xml:space="preserve"> PAGEREF _Toc117157395 \h </w:instrText>
            </w:r>
            <w:r>
              <w:rPr>
                <w:noProof/>
                <w:webHidden/>
              </w:rPr>
            </w:r>
          </w:ins>
          <w:r>
            <w:rPr>
              <w:noProof/>
              <w:webHidden/>
            </w:rPr>
            <w:fldChar w:fldCharType="separate"/>
          </w:r>
          <w:ins w:id="45" w:author="Nathan Field" w:date="2022-10-20T11:22:00Z">
            <w:r>
              <w:rPr>
                <w:noProof/>
                <w:webHidden/>
              </w:rPr>
              <w:t>4</w:t>
            </w:r>
            <w:r>
              <w:rPr>
                <w:noProof/>
                <w:webHidden/>
              </w:rPr>
              <w:fldChar w:fldCharType="end"/>
            </w:r>
            <w:r w:rsidRPr="00FE74D3">
              <w:rPr>
                <w:rStyle w:val="Hyperlink"/>
                <w:noProof/>
              </w:rPr>
              <w:fldChar w:fldCharType="end"/>
            </w:r>
          </w:ins>
        </w:p>
        <w:p w14:paraId="1E70F30F" w14:textId="3C1ED78E" w:rsidR="00F436B3" w:rsidRDefault="00F436B3">
          <w:pPr>
            <w:pStyle w:val="TOC3"/>
            <w:tabs>
              <w:tab w:val="right" w:leader="dot" w:pos="9016"/>
            </w:tabs>
            <w:rPr>
              <w:ins w:id="46" w:author="Nathan Field" w:date="2022-10-20T11:22:00Z"/>
              <w:rFonts w:cstheme="minorBidi"/>
              <w:noProof/>
              <w:lang w:val="en-IE" w:eastAsia="en-IE"/>
            </w:rPr>
          </w:pPr>
          <w:ins w:id="4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"_Toc117157396"</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Privacy</w:t>
            </w:r>
            <w:r>
              <w:rPr>
                <w:noProof/>
                <w:webHidden/>
              </w:rPr>
              <w:tab/>
            </w:r>
            <w:r>
              <w:rPr>
                <w:noProof/>
                <w:webHidden/>
              </w:rPr>
              <w:fldChar w:fldCharType="begin"/>
            </w:r>
            <w:r>
              <w:rPr>
                <w:noProof/>
                <w:webHidden/>
              </w:rPr>
              <w:instrText xml:space="preserve"> PAGEREF _Toc117157396 \h </w:instrText>
            </w:r>
            <w:r>
              <w:rPr>
                <w:noProof/>
                <w:webHidden/>
              </w:rPr>
            </w:r>
          </w:ins>
          <w:r>
            <w:rPr>
              <w:noProof/>
              <w:webHidden/>
            </w:rPr>
            <w:fldChar w:fldCharType="separate"/>
          </w:r>
          <w:ins w:id="48" w:author="Nathan Field" w:date="2022-10-20T11:22:00Z">
            <w:r>
              <w:rPr>
                <w:noProof/>
                <w:webHidden/>
              </w:rPr>
              <w:t>5</w:t>
            </w:r>
            <w:r>
              <w:rPr>
                <w:noProof/>
                <w:webHidden/>
              </w:rPr>
              <w:fldChar w:fldCharType="end"/>
            </w:r>
            <w:r w:rsidRPr="00FE74D3">
              <w:rPr>
                <w:rStyle w:val="Hyperlink"/>
                <w:noProof/>
              </w:rPr>
              <w:fldChar w:fldCharType="end"/>
            </w:r>
          </w:ins>
        </w:p>
        <w:p w14:paraId="6E2949CF" w14:textId="39A1FEB1" w:rsidR="00F436B3" w:rsidRDefault="00F436B3">
          <w:pPr>
            <w:pStyle w:val="TOC2"/>
            <w:rPr>
              <w:ins w:id="49" w:author="Nathan Field" w:date="2022-10-20T11:22:00Z"/>
              <w:rFonts w:cstheme="minorBidi"/>
              <w:noProof/>
              <w:lang w:val="en-IE" w:eastAsia="en-IE"/>
            </w:rPr>
          </w:pPr>
          <w:ins w:id="5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"_Toc117157397"</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Physical security</w:t>
            </w:r>
            <w:r>
              <w:rPr>
                <w:noProof/>
                <w:webHidden/>
              </w:rPr>
              <w:tab/>
            </w:r>
            <w:r>
              <w:rPr>
                <w:noProof/>
                <w:webHidden/>
              </w:rPr>
              <w:fldChar w:fldCharType="begin"/>
            </w:r>
            <w:r>
              <w:rPr>
                <w:noProof/>
                <w:webHidden/>
              </w:rPr>
              <w:instrText xml:space="preserve"> PAGEREF _Toc117157397 \h </w:instrText>
            </w:r>
            <w:r>
              <w:rPr>
                <w:noProof/>
                <w:webHidden/>
              </w:rPr>
            </w:r>
          </w:ins>
          <w:r>
            <w:rPr>
              <w:noProof/>
              <w:webHidden/>
            </w:rPr>
            <w:fldChar w:fldCharType="separate"/>
          </w:r>
          <w:ins w:id="51" w:author="Nathan Field" w:date="2022-10-20T11:22:00Z">
            <w:r>
              <w:rPr>
                <w:noProof/>
                <w:webHidden/>
              </w:rPr>
              <w:t>6</w:t>
            </w:r>
            <w:r>
              <w:rPr>
                <w:noProof/>
                <w:webHidden/>
              </w:rPr>
              <w:fldChar w:fldCharType="end"/>
            </w:r>
            <w:r w:rsidRPr="00FE74D3">
              <w:rPr>
                <w:rStyle w:val="Hyperlink"/>
                <w:noProof/>
              </w:rPr>
              <w:fldChar w:fldCharType="end"/>
            </w:r>
          </w:ins>
        </w:p>
        <w:p w14:paraId="41016F5A" w14:textId="24AA2CC9" w:rsidR="00F436B3" w:rsidRDefault="00F436B3">
          <w:pPr>
            <w:pStyle w:val="TOC1"/>
            <w:rPr>
              <w:ins w:id="52" w:author="Nathan Field" w:date="2022-10-20T11:22:00Z"/>
              <w:rFonts w:eastAsiaTheme="minorEastAsia"/>
              <w:noProof/>
              <w:lang w:eastAsia="en-IE"/>
            </w:rPr>
          </w:pPr>
          <w:ins w:id="53"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"_Toc117157398"</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Data Processing and Storage</w:t>
            </w:r>
            <w:r>
              <w:rPr>
                <w:noProof/>
                <w:webHidden/>
              </w:rPr>
              <w:tab/>
            </w:r>
            <w:r>
              <w:rPr>
                <w:noProof/>
                <w:webHidden/>
              </w:rPr>
              <w:fldChar w:fldCharType="begin"/>
            </w:r>
            <w:r>
              <w:rPr>
                <w:noProof/>
                <w:webHidden/>
              </w:rPr>
              <w:instrText xml:space="preserve"> PAGEREF _Toc117157398 \h </w:instrText>
            </w:r>
            <w:r>
              <w:rPr>
                <w:noProof/>
                <w:webHidden/>
              </w:rPr>
            </w:r>
          </w:ins>
          <w:r>
            <w:rPr>
              <w:noProof/>
              <w:webHidden/>
            </w:rPr>
            <w:fldChar w:fldCharType="separate"/>
          </w:r>
          <w:ins w:id="54" w:author="Nathan Field" w:date="2022-10-20T11:22:00Z">
            <w:r>
              <w:rPr>
                <w:noProof/>
                <w:webHidden/>
              </w:rPr>
              <w:t>6</w:t>
            </w:r>
            <w:r>
              <w:rPr>
                <w:noProof/>
                <w:webHidden/>
              </w:rPr>
              <w:fldChar w:fldCharType="end"/>
            </w:r>
            <w:r w:rsidRPr="00FE74D3">
              <w:rPr>
                <w:rStyle w:val="Hyperlink"/>
                <w:noProof/>
              </w:rPr>
              <w:fldChar w:fldCharType="end"/>
            </w:r>
          </w:ins>
        </w:p>
        <w:p w14:paraId="6F19B1EC" w14:textId="6BFBB912" w:rsidR="00F436B3" w:rsidRDefault="00F436B3">
          <w:pPr>
            <w:pStyle w:val="TOC2"/>
            <w:rPr>
              <w:ins w:id="55" w:author="Nathan Field" w:date="2022-10-20T11:22:00Z"/>
              <w:rFonts w:cstheme="minorBidi"/>
              <w:noProof/>
              <w:lang w:val="en-IE" w:eastAsia="en-IE"/>
            </w:rPr>
          </w:pPr>
          <w:ins w:id="56"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"_Toc117157399"</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Queries</w:t>
            </w:r>
            <w:r>
              <w:rPr>
                <w:noProof/>
                <w:webHidden/>
              </w:rPr>
              <w:tab/>
            </w:r>
            <w:r>
              <w:rPr>
                <w:noProof/>
                <w:webHidden/>
              </w:rPr>
              <w:fldChar w:fldCharType="begin"/>
            </w:r>
            <w:r>
              <w:rPr>
                <w:noProof/>
                <w:webHidden/>
              </w:rPr>
              <w:instrText xml:space="preserve"> PAGEREF _Toc117157399 \h </w:instrText>
            </w:r>
            <w:r>
              <w:rPr>
                <w:noProof/>
                <w:webHidden/>
              </w:rPr>
            </w:r>
          </w:ins>
          <w:r>
            <w:rPr>
              <w:noProof/>
              <w:webHidden/>
            </w:rPr>
            <w:fldChar w:fldCharType="separate"/>
          </w:r>
          <w:ins w:id="57" w:author="Nathan Field" w:date="2022-10-20T11:22:00Z">
            <w:r>
              <w:rPr>
                <w:noProof/>
                <w:webHidden/>
              </w:rPr>
              <w:t>7</w:t>
            </w:r>
            <w:r>
              <w:rPr>
                <w:noProof/>
                <w:webHidden/>
              </w:rPr>
              <w:fldChar w:fldCharType="end"/>
            </w:r>
            <w:r w:rsidRPr="00FE74D3">
              <w:rPr>
                <w:rStyle w:val="Hyperlink"/>
                <w:noProof/>
              </w:rPr>
              <w:fldChar w:fldCharType="end"/>
            </w:r>
          </w:ins>
        </w:p>
        <w:p w14:paraId="47CBAFF5" w14:textId="5DB83A8B" w:rsidR="00F436B3" w:rsidRDefault="00F436B3">
          <w:pPr>
            <w:pStyle w:val="TOC1"/>
            <w:rPr>
              <w:ins w:id="58" w:author="Nathan Field" w:date="2022-10-20T11:22:00Z"/>
              <w:rFonts w:eastAsiaTheme="minorEastAsia"/>
              <w:noProof/>
              <w:lang w:eastAsia="en-IE"/>
            </w:rPr>
          </w:pPr>
          <w:ins w:id="59"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"_Toc117157400"</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UI, User and User Testing</w:t>
            </w:r>
            <w:r>
              <w:rPr>
                <w:noProof/>
                <w:webHidden/>
              </w:rPr>
              <w:tab/>
            </w:r>
            <w:r>
              <w:rPr>
                <w:noProof/>
                <w:webHidden/>
              </w:rPr>
              <w:fldChar w:fldCharType="begin"/>
            </w:r>
            <w:r>
              <w:rPr>
                <w:noProof/>
                <w:webHidden/>
              </w:rPr>
              <w:instrText xml:space="preserve"> PAGEREF _Toc117157400 \h </w:instrText>
            </w:r>
            <w:r>
              <w:rPr>
                <w:noProof/>
                <w:webHidden/>
              </w:rPr>
            </w:r>
          </w:ins>
          <w:r>
            <w:rPr>
              <w:noProof/>
              <w:webHidden/>
            </w:rPr>
            <w:fldChar w:fldCharType="separate"/>
          </w:r>
          <w:ins w:id="60" w:author="Nathan Field" w:date="2022-10-20T11:22:00Z">
            <w:r>
              <w:rPr>
                <w:noProof/>
                <w:webHidden/>
              </w:rPr>
              <w:t>9</w:t>
            </w:r>
            <w:r>
              <w:rPr>
                <w:noProof/>
                <w:webHidden/>
              </w:rPr>
              <w:fldChar w:fldCharType="end"/>
            </w:r>
            <w:r w:rsidRPr="00FE74D3">
              <w:rPr>
                <w:rStyle w:val="Hyperlink"/>
                <w:noProof/>
              </w:rPr>
              <w:fldChar w:fldCharType="end"/>
            </w:r>
          </w:ins>
        </w:p>
        <w:p w14:paraId="6C2A2258" w14:textId="75C8BC30" w:rsidR="00F436B3" w:rsidRDefault="00F436B3">
          <w:pPr>
            <w:pStyle w:val="TOC2"/>
            <w:rPr>
              <w:ins w:id="61" w:author="Nathan Field" w:date="2022-10-20T11:22:00Z"/>
              <w:rFonts w:cstheme="minorBidi"/>
              <w:noProof/>
              <w:lang w:val="en-IE" w:eastAsia="en-IE"/>
            </w:rPr>
          </w:pPr>
          <w:ins w:id="6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"_Toc117157401"</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UI</w:t>
            </w:r>
            <w:r>
              <w:rPr>
                <w:noProof/>
                <w:webHidden/>
              </w:rPr>
              <w:tab/>
            </w:r>
            <w:r>
              <w:rPr>
                <w:noProof/>
                <w:webHidden/>
              </w:rPr>
              <w:fldChar w:fldCharType="begin"/>
            </w:r>
            <w:r>
              <w:rPr>
                <w:noProof/>
                <w:webHidden/>
              </w:rPr>
              <w:instrText xml:space="preserve"> PAGEREF _Toc117157401 \h </w:instrText>
            </w:r>
            <w:r>
              <w:rPr>
                <w:noProof/>
                <w:webHidden/>
              </w:rPr>
            </w:r>
          </w:ins>
          <w:r>
            <w:rPr>
              <w:noProof/>
              <w:webHidden/>
            </w:rPr>
            <w:fldChar w:fldCharType="separate"/>
          </w:r>
          <w:ins w:id="63" w:author="Nathan Field" w:date="2022-10-20T11:22:00Z">
            <w:r>
              <w:rPr>
                <w:noProof/>
                <w:webHidden/>
              </w:rPr>
              <w:t>9</w:t>
            </w:r>
            <w:r>
              <w:rPr>
                <w:noProof/>
                <w:webHidden/>
              </w:rPr>
              <w:fldChar w:fldCharType="end"/>
            </w:r>
            <w:r w:rsidRPr="00FE74D3">
              <w:rPr>
                <w:rStyle w:val="Hyperlink"/>
                <w:noProof/>
              </w:rPr>
              <w:fldChar w:fldCharType="end"/>
            </w:r>
          </w:ins>
        </w:p>
        <w:p w14:paraId="277469BB" w14:textId="6C2EEE5C" w:rsidR="00F436B3" w:rsidRDefault="00F436B3">
          <w:pPr>
            <w:pStyle w:val="TOC2"/>
            <w:rPr>
              <w:ins w:id="64" w:author="Nathan Field" w:date="2022-10-20T11:22:00Z"/>
              <w:rFonts w:cstheme="minorBidi"/>
              <w:noProof/>
              <w:lang w:val="en-IE" w:eastAsia="en-IE"/>
            </w:rPr>
          </w:pPr>
          <w:ins w:id="6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"_Toc117157402"</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User</w:t>
            </w:r>
            <w:r>
              <w:rPr>
                <w:noProof/>
                <w:webHidden/>
              </w:rPr>
              <w:tab/>
            </w:r>
            <w:r>
              <w:rPr>
                <w:noProof/>
                <w:webHidden/>
              </w:rPr>
              <w:fldChar w:fldCharType="begin"/>
            </w:r>
            <w:r>
              <w:rPr>
                <w:noProof/>
                <w:webHidden/>
              </w:rPr>
              <w:instrText xml:space="preserve"> PAGEREF _Toc117157402 \h </w:instrText>
            </w:r>
            <w:r>
              <w:rPr>
                <w:noProof/>
                <w:webHidden/>
              </w:rPr>
            </w:r>
          </w:ins>
          <w:r>
            <w:rPr>
              <w:noProof/>
              <w:webHidden/>
            </w:rPr>
            <w:fldChar w:fldCharType="separate"/>
          </w:r>
          <w:ins w:id="66" w:author="Nathan Field" w:date="2022-10-20T11:22:00Z">
            <w:r>
              <w:rPr>
                <w:noProof/>
                <w:webHidden/>
              </w:rPr>
              <w:t>12</w:t>
            </w:r>
            <w:r>
              <w:rPr>
                <w:noProof/>
                <w:webHidden/>
              </w:rPr>
              <w:fldChar w:fldCharType="end"/>
            </w:r>
            <w:r w:rsidRPr="00FE74D3">
              <w:rPr>
                <w:rStyle w:val="Hyperlink"/>
                <w:noProof/>
              </w:rPr>
              <w:fldChar w:fldCharType="end"/>
            </w:r>
          </w:ins>
        </w:p>
        <w:p w14:paraId="3808E3CE" w14:textId="5BB49261" w:rsidR="00F436B3" w:rsidRDefault="00F436B3">
          <w:pPr>
            <w:pStyle w:val="TOC2"/>
            <w:rPr>
              <w:ins w:id="67" w:author="Nathan Field" w:date="2022-10-20T11:22:00Z"/>
              <w:rFonts w:cstheme="minorBidi"/>
              <w:noProof/>
              <w:lang w:val="en-IE" w:eastAsia="en-IE"/>
            </w:rPr>
          </w:pPr>
          <w:ins w:id="68"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"_Toc117157403"</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User Testing</w:t>
            </w:r>
            <w:r>
              <w:rPr>
                <w:noProof/>
                <w:webHidden/>
              </w:rPr>
              <w:tab/>
            </w:r>
            <w:r>
              <w:rPr>
                <w:noProof/>
                <w:webHidden/>
              </w:rPr>
              <w:fldChar w:fldCharType="begin"/>
            </w:r>
            <w:r>
              <w:rPr>
                <w:noProof/>
                <w:webHidden/>
              </w:rPr>
              <w:instrText xml:space="preserve"> PAGEREF _Toc117157403 \h </w:instrText>
            </w:r>
            <w:r>
              <w:rPr>
                <w:noProof/>
                <w:webHidden/>
              </w:rPr>
            </w:r>
          </w:ins>
          <w:r>
            <w:rPr>
              <w:noProof/>
              <w:webHidden/>
            </w:rPr>
            <w:fldChar w:fldCharType="separate"/>
          </w:r>
          <w:ins w:id="69" w:author="Nathan Field" w:date="2022-10-20T11:22:00Z">
            <w:r>
              <w:rPr>
                <w:noProof/>
                <w:webHidden/>
              </w:rPr>
              <w:t>14</w:t>
            </w:r>
            <w:r>
              <w:rPr>
                <w:noProof/>
                <w:webHidden/>
              </w:rPr>
              <w:fldChar w:fldCharType="end"/>
            </w:r>
            <w:r w:rsidRPr="00FE74D3">
              <w:rPr>
                <w:rStyle w:val="Hyperlink"/>
                <w:noProof/>
              </w:rPr>
              <w:fldChar w:fldCharType="end"/>
            </w:r>
          </w:ins>
        </w:p>
        <w:p w14:paraId="48182A81" w14:textId="72295D4A" w:rsidR="00F436B3" w:rsidRDefault="00F436B3">
          <w:pPr>
            <w:pStyle w:val="TOC3"/>
            <w:tabs>
              <w:tab w:val="right" w:leader="dot" w:pos="9016"/>
            </w:tabs>
            <w:rPr>
              <w:ins w:id="70" w:author="Nathan Field" w:date="2022-10-20T11:22:00Z"/>
              <w:rFonts w:cstheme="minorBidi"/>
              <w:noProof/>
              <w:lang w:val="en-IE" w:eastAsia="en-IE"/>
            </w:rPr>
          </w:pPr>
          <w:ins w:id="71"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"_Toc117157404"</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User Interaction Flowcharts</w:t>
            </w:r>
            <w:r>
              <w:rPr>
                <w:noProof/>
                <w:webHidden/>
              </w:rPr>
              <w:tab/>
            </w:r>
            <w:r>
              <w:rPr>
                <w:noProof/>
                <w:webHidden/>
              </w:rPr>
              <w:fldChar w:fldCharType="begin"/>
            </w:r>
            <w:r>
              <w:rPr>
                <w:noProof/>
                <w:webHidden/>
              </w:rPr>
              <w:instrText xml:space="preserve"> PAGEREF _Toc117157404 \h </w:instrText>
            </w:r>
            <w:r>
              <w:rPr>
                <w:noProof/>
                <w:webHidden/>
              </w:rPr>
            </w:r>
          </w:ins>
          <w:r>
            <w:rPr>
              <w:noProof/>
              <w:webHidden/>
            </w:rPr>
            <w:fldChar w:fldCharType="separate"/>
          </w:r>
          <w:ins w:id="72" w:author="Nathan Field" w:date="2022-10-20T11:22:00Z">
            <w:r>
              <w:rPr>
                <w:noProof/>
                <w:webHidden/>
              </w:rPr>
              <w:t>14</w:t>
            </w:r>
            <w:r>
              <w:rPr>
                <w:noProof/>
                <w:webHidden/>
              </w:rPr>
              <w:fldChar w:fldCharType="end"/>
            </w:r>
            <w:r w:rsidRPr="00FE74D3">
              <w:rPr>
                <w:rStyle w:val="Hyperlink"/>
                <w:noProof/>
              </w:rPr>
              <w:fldChar w:fldCharType="end"/>
            </w:r>
          </w:ins>
        </w:p>
        <w:p w14:paraId="62237A71" w14:textId="0B25BFDF" w:rsidR="00F436B3" w:rsidRDefault="00F436B3">
          <w:pPr>
            <w:pStyle w:val="TOC3"/>
            <w:tabs>
              <w:tab w:val="right" w:leader="dot" w:pos="9016"/>
            </w:tabs>
            <w:rPr>
              <w:ins w:id="73" w:author="Nathan Field" w:date="2022-10-20T11:22:00Z"/>
              <w:rFonts w:cstheme="minorBidi"/>
              <w:noProof/>
              <w:lang w:val="en-IE" w:eastAsia="en-IE"/>
            </w:rPr>
          </w:pPr>
          <w:ins w:id="74"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"_Toc117157405"</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Target and Success</w:t>
            </w:r>
            <w:r>
              <w:rPr>
                <w:noProof/>
                <w:webHidden/>
              </w:rPr>
              <w:tab/>
            </w:r>
            <w:r>
              <w:rPr>
                <w:noProof/>
                <w:webHidden/>
              </w:rPr>
              <w:fldChar w:fldCharType="begin"/>
            </w:r>
            <w:r>
              <w:rPr>
                <w:noProof/>
                <w:webHidden/>
              </w:rPr>
              <w:instrText xml:space="preserve"> PAGEREF _Toc117157405 \h </w:instrText>
            </w:r>
            <w:r>
              <w:rPr>
                <w:noProof/>
                <w:webHidden/>
              </w:rPr>
            </w:r>
          </w:ins>
          <w:r>
            <w:rPr>
              <w:noProof/>
              <w:webHidden/>
            </w:rPr>
            <w:fldChar w:fldCharType="separate"/>
          </w:r>
          <w:ins w:id="75" w:author="Nathan Field" w:date="2022-10-20T11:22:00Z">
            <w:r>
              <w:rPr>
                <w:noProof/>
                <w:webHidden/>
              </w:rPr>
              <w:t>16</w:t>
            </w:r>
            <w:r>
              <w:rPr>
                <w:noProof/>
                <w:webHidden/>
              </w:rPr>
              <w:fldChar w:fldCharType="end"/>
            </w:r>
            <w:r w:rsidRPr="00FE74D3">
              <w:rPr>
                <w:rStyle w:val="Hyperlink"/>
                <w:noProof/>
              </w:rPr>
              <w:fldChar w:fldCharType="end"/>
            </w:r>
          </w:ins>
        </w:p>
        <w:p w14:paraId="061D2A41" w14:textId="0D877D3B" w:rsidR="00F436B3" w:rsidRDefault="00F436B3">
          <w:pPr>
            <w:pStyle w:val="TOC1"/>
            <w:rPr>
              <w:ins w:id="76" w:author="Nathan Field" w:date="2022-10-20T11:22:00Z"/>
              <w:rFonts w:eastAsiaTheme="minorEastAsia"/>
              <w:noProof/>
              <w:lang w:eastAsia="en-IE"/>
            </w:rPr>
          </w:pPr>
          <w:ins w:id="7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"_Toc117157406"</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Bibliography</w:t>
            </w:r>
            <w:r>
              <w:rPr>
                <w:noProof/>
                <w:webHidden/>
              </w:rPr>
              <w:tab/>
            </w:r>
            <w:r>
              <w:rPr>
                <w:noProof/>
                <w:webHidden/>
              </w:rPr>
              <w:fldChar w:fldCharType="begin"/>
            </w:r>
            <w:r>
              <w:rPr>
                <w:noProof/>
                <w:webHidden/>
              </w:rPr>
              <w:instrText xml:space="preserve"> PAGEREF _Toc117157406 \h </w:instrText>
            </w:r>
            <w:r>
              <w:rPr>
                <w:noProof/>
                <w:webHidden/>
              </w:rPr>
            </w:r>
          </w:ins>
          <w:r>
            <w:rPr>
              <w:noProof/>
              <w:webHidden/>
            </w:rPr>
            <w:fldChar w:fldCharType="separate"/>
          </w:r>
          <w:ins w:id="78" w:author="Nathan Field" w:date="2022-10-20T11:22:00Z">
            <w:r>
              <w:rPr>
                <w:noProof/>
                <w:webHidden/>
              </w:rPr>
              <w:t>16</w:t>
            </w:r>
            <w:r>
              <w:rPr>
                <w:noProof/>
                <w:webHidden/>
              </w:rPr>
              <w:fldChar w:fldCharType="end"/>
            </w:r>
            <w:r w:rsidRPr="00FE74D3">
              <w:rPr>
                <w:rStyle w:val="Hyperlink"/>
                <w:noProof/>
              </w:rPr>
              <w:fldChar w:fldCharType="end"/>
            </w:r>
          </w:ins>
        </w:p>
        <w:p w14:paraId="27EAB3FD" w14:textId="52726813" w:rsidR="00F436B3" w:rsidRDefault="00F436B3">
          <w:pPr>
            <w:pStyle w:val="TOC1"/>
            <w:rPr>
              <w:ins w:id="79" w:author="Nathan Field" w:date="2022-10-20T11:22:00Z"/>
              <w:rFonts w:eastAsiaTheme="minorEastAsia"/>
              <w:noProof/>
              <w:lang w:eastAsia="en-IE"/>
            </w:rPr>
          </w:pPr>
          <w:ins w:id="8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"_Toc117157407"</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Versioning</w:t>
            </w:r>
            <w:r>
              <w:rPr>
                <w:noProof/>
                <w:webHidden/>
              </w:rPr>
              <w:tab/>
            </w:r>
            <w:r>
              <w:rPr>
                <w:noProof/>
                <w:webHidden/>
              </w:rPr>
              <w:fldChar w:fldCharType="begin"/>
            </w:r>
            <w:r>
              <w:rPr>
                <w:noProof/>
                <w:webHidden/>
              </w:rPr>
              <w:instrText xml:space="preserve"> PAGEREF _Toc117157407 \h </w:instrText>
            </w:r>
            <w:r>
              <w:rPr>
                <w:noProof/>
                <w:webHidden/>
              </w:rPr>
            </w:r>
          </w:ins>
          <w:r>
            <w:rPr>
              <w:noProof/>
              <w:webHidden/>
            </w:rPr>
            <w:fldChar w:fldCharType="separate"/>
          </w:r>
          <w:ins w:id="81" w:author="Nathan Field" w:date="2022-10-20T11:22:00Z">
            <w:r>
              <w:rPr>
                <w:noProof/>
                <w:webHidden/>
              </w:rPr>
              <w:t>17</w:t>
            </w:r>
            <w:r>
              <w:rPr>
                <w:noProof/>
                <w:webHidden/>
              </w:rPr>
              <w:fldChar w:fldCharType="end"/>
            </w:r>
            <w:r w:rsidRPr="00FE74D3">
              <w:rPr>
                <w:rStyle w:val="Hyperlink"/>
                <w:noProof/>
              </w:rPr>
              <w:fldChar w:fldCharType="end"/>
            </w:r>
          </w:ins>
        </w:p>
        <w:p w14:paraId="02E36022" w14:textId="7207C979" w:rsidR="00D3752A" w:rsidDel="006C248D" w:rsidRDefault="00D3752A" w:rsidP="00D3752A">
          <w:pPr>
            <w:pStyle w:val="TOC1"/>
            <w:rPr>
              <w:ins w:id="82" w:author="Michael Flynn" w:date="2022-10-19T13:31:00Z"/>
              <w:del w:id="83" w:author="Nathan Field" w:date="2022-10-20T10:36:00Z"/>
              <w:rFonts w:eastAsiaTheme="minorEastAsia"/>
              <w:noProof/>
              <w:lang w:val="en-GB" w:eastAsia="en-GB"/>
            </w:rPr>
          </w:pPr>
          <w:ins w:id="84" w:author="Michael Flynn" w:date="2022-10-19T13:31:00Z">
            <w:del w:id="85" w:author="Nathan Field" w:date="2022-10-20T10:36:00Z">
              <w:r w:rsidRPr="006C248D" w:rsidDel="006C248D">
                <w:rPr>
                  <w:rStyle w:val="Hyperlink"/>
                  <w:noProof/>
                </w:rPr>
                <w:delText>Introduction</w:delText>
              </w:r>
              <w:r w:rsidDel="006C248D">
                <w:rPr>
                  <w:noProof/>
                  <w:webHidden/>
                </w:rPr>
                <w:tab/>
                <w:delText>4</w:delText>
              </w:r>
            </w:del>
          </w:ins>
        </w:p>
        <w:p w14:paraId="67EBB484" w14:textId="60A38142" w:rsidR="00D3752A" w:rsidDel="006C248D" w:rsidRDefault="00D3752A" w:rsidP="00D3752A">
          <w:pPr>
            <w:pStyle w:val="TOC1"/>
            <w:rPr>
              <w:ins w:id="86" w:author="Michael Flynn" w:date="2022-10-19T13:31:00Z"/>
              <w:del w:id="87" w:author="Nathan Field" w:date="2022-10-20T10:36:00Z"/>
              <w:rFonts w:eastAsiaTheme="minorEastAsia"/>
              <w:noProof/>
              <w:lang w:val="en-GB" w:eastAsia="en-GB"/>
            </w:rPr>
          </w:pPr>
          <w:ins w:id="88" w:author="Michael Flynn" w:date="2022-10-19T13:31:00Z">
            <w:del w:id="89" w:author="Nathan Field" w:date="2022-10-20T10:36:00Z">
              <w:r w:rsidRPr="006C248D" w:rsidDel="006C248D">
                <w:rPr>
                  <w:rStyle w:val="Hyperlink"/>
                  <w:noProof/>
                </w:rPr>
                <w:delText>Hardware</w:delText>
              </w:r>
              <w:r w:rsidDel="006C248D">
                <w:rPr>
                  <w:noProof/>
                  <w:webHidden/>
                </w:rPr>
                <w:tab/>
                <w:delText>5</w:delText>
              </w:r>
            </w:del>
          </w:ins>
        </w:p>
        <w:p w14:paraId="587926B0" w14:textId="706B71B2" w:rsidR="00D3752A" w:rsidDel="006C248D" w:rsidRDefault="00D3752A" w:rsidP="00AF4213">
          <w:pPr>
            <w:pStyle w:val="TOC2"/>
            <w:rPr>
              <w:ins w:id="90" w:author="Michael Flynn" w:date="2022-10-19T13:31:00Z"/>
              <w:del w:id="91" w:author="Nathan Field" w:date="2022-10-20T10:36:00Z"/>
              <w:rFonts w:cstheme="minorBidi"/>
              <w:noProof/>
              <w:lang w:val="en-GB" w:eastAsia="en-GB"/>
            </w:rPr>
            <w:pPrChange w:id="92" w:author="Nathan Field" w:date="2022-10-20T10:34:00Z">
              <w:pPr>
                <w:pStyle w:val="TOC2"/>
                <w:tabs>
                  <w:tab w:val="right" w:leader="dot" w:pos="9016"/>
                </w:tabs>
              </w:pPr>
            </w:pPrChange>
          </w:pPr>
          <w:ins w:id="93" w:author="Michael Flynn" w:date="2022-10-19T13:31:00Z">
            <w:del w:id="94" w:author="Nathan Field" w:date="2022-10-20T10:36:00Z">
              <w:r w:rsidRPr="006C248D" w:rsidDel="006C248D">
                <w:rPr>
                  <w:rStyle w:val="Hyperlink"/>
                  <w:noProof/>
                </w:rPr>
                <w:delText>Circuit Diagrams</w:delText>
              </w:r>
              <w:r w:rsidDel="006C248D">
                <w:rPr>
                  <w:noProof/>
                  <w:webHidden/>
                </w:rPr>
                <w:tab/>
                <w:delText>5</w:delText>
              </w:r>
            </w:del>
          </w:ins>
        </w:p>
        <w:p w14:paraId="3ACE0CA6" w14:textId="74CD497A" w:rsidR="00D3752A" w:rsidDel="006C248D" w:rsidRDefault="00D3752A" w:rsidP="00AF4213">
          <w:pPr>
            <w:pStyle w:val="TOC2"/>
            <w:rPr>
              <w:ins w:id="95" w:author="Michael Flynn" w:date="2022-10-19T13:31:00Z"/>
              <w:del w:id="96" w:author="Nathan Field" w:date="2022-10-20T10:36:00Z"/>
              <w:rFonts w:cstheme="minorBidi"/>
              <w:noProof/>
              <w:lang w:val="en-GB" w:eastAsia="en-GB"/>
            </w:rPr>
            <w:pPrChange w:id="97" w:author="Nathan Field" w:date="2022-10-20T10:34:00Z">
              <w:pPr>
                <w:pStyle w:val="TOC2"/>
                <w:tabs>
                  <w:tab w:val="right" w:leader="dot" w:pos="9016"/>
                </w:tabs>
              </w:pPr>
            </w:pPrChange>
          </w:pPr>
          <w:ins w:id="98" w:author="Michael Flynn" w:date="2022-10-19T13:31:00Z">
            <w:del w:id="99" w:author="Nathan Field" w:date="2022-10-20T10:36:00Z">
              <w:r w:rsidRPr="006C248D" w:rsidDel="006C248D">
                <w:rPr>
                  <w:rStyle w:val="Hyperlink"/>
                  <w:noProof/>
                </w:rPr>
                <w:delText>Hardware Requirements:</w:delText>
              </w:r>
              <w:r w:rsidDel="006C248D">
                <w:rPr>
                  <w:noProof/>
                  <w:webHidden/>
                </w:rPr>
                <w:tab/>
                <w:delText>6</w:delText>
              </w:r>
            </w:del>
          </w:ins>
        </w:p>
        <w:p w14:paraId="0DC80690" w14:textId="6F03CF67" w:rsidR="00D3752A" w:rsidDel="006C248D" w:rsidRDefault="00D3752A" w:rsidP="00D3752A">
          <w:pPr>
            <w:pStyle w:val="TOC1"/>
            <w:rPr>
              <w:ins w:id="100" w:author="Michael Flynn" w:date="2022-10-19T13:31:00Z"/>
              <w:del w:id="101" w:author="Nathan Field" w:date="2022-10-20T10:36:00Z"/>
              <w:rFonts w:eastAsiaTheme="minorEastAsia"/>
              <w:noProof/>
              <w:lang w:val="en-GB" w:eastAsia="en-GB"/>
            </w:rPr>
          </w:pPr>
          <w:ins w:id="102" w:author="Michael Flynn" w:date="2022-10-19T13:31:00Z">
            <w:del w:id="103" w:author="Nathan Field" w:date="2022-10-20T10:36:00Z">
              <w:r w:rsidRPr="006C248D" w:rsidDel="006C248D">
                <w:rPr>
                  <w:rStyle w:val="Hyperlink"/>
                  <w:noProof/>
                </w:rPr>
                <w:delText>Security</w:delText>
              </w:r>
              <w:r w:rsidDel="006C248D">
                <w:rPr>
                  <w:noProof/>
                  <w:webHidden/>
                </w:rPr>
                <w:tab/>
                <w:delText>7</w:delText>
              </w:r>
            </w:del>
          </w:ins>
        </w:p>
        <w:p w14:paraId="4DB07603" w14:textId="12871052" w:rsidR="00D3752A" w:rsidDel="006C248D" w:rsidRDefault="00D3752A" w:rsidP="00AF4213">
          <w:pPr>
            <w:pStyle w:val="TOC2"/>
            <w:rPr>
              <w:ins w:id="104" w:author="Michael Flynn" w:date="2022-10-19T13:31:00Z"/>
              <w:del w:id="105" w:author="Nathan Field" w:date="2022-10-20T10:36:00Z"/>
              <w:rFonts w:cstheme="minorBidi"/>
              <w:noProof/>
              <w:lang w:val="en-GB" w:eastAsia="en-GB"/>
            </w:rPr>
            <w:pPrChange w:id="106" w:author="Nathan Field" w:date="2022-10-20T10:34:00Z">
              <w:pPr>
                <w:pStyle w:val="TOC2"/>
                <w:tabs>
                  <w:tab w:val="right" w:leader="dot" w:pos="9016"/>
                </w:tabs>
              </w:pPr>
            </w:pPrChange>
          </w:pPr>
          <w:ins w:id="107" w:author="Michael Flynn" w:date="2022-10-19T13:31:00Z">
            <w:del w:id="108" w:author="Nathan Field" w:date="2022-10-20T10:36:00Z">
              <w:r w:rsidRPr="006C248D" w:rsidDel="006C248D">
                <w:rPr>
                  <w:rStyle w:val="Hyperlink"/>
                  <w:noProof/>
                </w:rPr>
                <w:delText>How to secure stored data</w:delText>
              </w:r>
              <w:r w:rsidDel="006C248D">
                <w:rPr>
                  <w:noProof/>
                  <w:webHidden/>
                </w:rPr>
                <w:tab/>
                <w:delText>7</w:delText>
              </w:r>
            </w:del>
          </w:ins>
        </w:p>
        <w:p w14:paraId="05AC37AC" w14:textId="482C5174" w:rsidR="00D3752A" w:rsidDel="006C248D" w:rsidRDefault="00D3752A">
          <w:pPr>
            <w:pStyle w:val="TOC3"/>
            <w:tabs>
              <w:tab w:val="right" w:leader="dot" w:pos="9016"/>
            </w:tabs>
            <w:rPr>
              <w:ins w:id="109" w:author="Michael Flynn" w:date="2022-10-19T13:31:00Z"/>
              <w:del w:id="110" w:author="Nathan Field" w:date="2022-10-20T10:36:00Z"/>
              <w:rFonts w:cstheme="minorBidi"/>
              <w:noProof/>
              <w:lang w:val="en-GB" w:eastAsia="en-GB"/>
            </w:rPr>
          </w:pPr>
          <w:ins w:id="111" w:author="Michael Flynn" w:date="2022-10-19T13:31:00Z">
            <w:del w:id="112" w:author="Nathan Field" w:date="2022-10-20T10:36:00Z">
              <w:r w:rsidRPr="006C248D" w:rsidDel="006C248D">
                <w:rPr>
                  <w:rStyle w:val="Hyperlink"/>
                  <w:noProof/>
                </w:rPr>
                <w:delText>Securing the system</w:delText>
              </w:r>
              <w:r w:rsidDel="006C248D">
                <w:rPr>
                  <w:noProof/>
                  <w:webHidden/>
                </w:rPr>
                <w:tab/>
                <w:delText>7</w:delText>
              </w:r>
            </w:del>
          </w:ins>
        </w:p>
        <w:p w14:paraId="3AE06826" w14:textId="5011299A" w:rsidR="00D3752A" w:rsidDel="006C248D" w:rsidRDefault="00D3752A">
          <w:pPr>
            <w:pStyle w:val="TOC3"/>
            <w:tabs>
              <w:tab w:val="right" w:leader="dot" w:pos="9016"/>
            </w:tabs>
            <w:rPr>
              <w:ins w:id="113" w:author="Michael Flynn" w:date="2022-10-19T13:31:00Z"/>
              <w:del w:id="114" w:author="Nathan Field" w:date="2022-10-20T10:36:00Z"/>
              <w:rFonts w:cstheme="minorBidi"/>
              <w:noProof/>
              <w:lang w:val="en-GB" w:eastAsia="en-GB"/>
            </w:rPr>
          </w:pPr>
          <w:ins w:id="115" w:author="Michael Flynn" w:date="2022-10-19T13:31:00Z">
            <w:del w:id="116" w:author="Nathan Field" w:date="2022-10-20T10:36:00Z">
              <w:r w:rsidRPr="006C248D" w:rsidDel="006C248D">
                <w:rPr>
                  <w:rStyle w:val="Hyperlink"/>
                  <w:noProof/>
                </w:rPr>
                <w:delText>Privacy</w:delText>
              </w:r>
              <w:r w:rsidDel="006C248D">
                <w:rPr>
                  <w:noProof/>
                  <w:webHidden/>
                </w:rPr>
                <w:tab/>
                <w:delText>7</w:delText>
              </w:r>
            </w:del>
          </w:ins>
        </w:p>
        <w:p w14:paraId="4E084927" w14:textId="330FAA04" w:rsidR="00D3752A" w:rsidDel="006C248D" w:rsidRDefault="00D3752A" w:rsidP="00AF4213">
          <w:pPr>
            <w:pStyle w:val="TOC2"/>
            <w:rPr>
              <w:ins w:id="117" w:author="Michael Flynn" w:date="2022-10-19T13:31:00Z"/>
              <w:del w:id="118" w:author="Nathan Field" w:date="2022-10-20T10:36:00Z"/>
              <w:rFonts w:cstheme="minorBidi"/>
              <w:noProof/>
              <w:lang w:val="en-GB" w:eastAsia="en-GB"/>
            </w:rPr>
            <w:pPrChange w:id="119" w:author="Nathan Field" w:date="2022-10-20T10:34:00Z">
              <w:pPr>
                <w:pStyle w:val="TOC2"/>
                <w:tabs>
                  <w:tab w:val="right" w:leader="dot" w:pos="9016"/>
                </w:tabs>
              </w:pPr>
            </w:pPrChange>
          </w:pPr>
          <w:ins w:id="120" w:author="Michael Flynn" w:date="2022-10-19T13:31:00Z">
            <w:del w:id="121" w:author="Nathan Field" w:date="2022-10-20T10:36:00Z">
              <w:r w:rsidRPr="006C248D" w:rsidDel="006C248D">
                <w:rPr>
                  <w:rStyle w:val="Hyperlink"/>
                  <w:noProof/>
                </w:rPr>
                <w:delText>Physical security</w:delText>
              </w:r>
              <w:r w:rsidDel="006C248D">
                <w:rPr>
                  <w:noProof/>
                  <w:webHidden/>
                </w:rPr>
                <w:tab/>
                <w:delText>8</w:delText>
              </w:r>
            </w:del>
          </w:ins>
        </w:p>
        <w:p w14:paraId="2EEB44B8" w14:textId="54671F66" w:rsidR="00D3752A" w:rsidDel="006C248D" w:rsidRDefault="00D3752A" w:rsidP="00D3752A">
          <w:pPr>
            <w:pStyle w:val="TOC1"/>
            <w:rPr>
              <w:ins w:id="122" w:author="Michael Flynn" w:date="2022-10-19T13:31:00Z"/>
              <w:del w:id="123" w:author="Nathan Field" w:date="2022-10-20T10:36:00Z"/>
              <w:rFonts w:eastAsiaTheme="minorEastAsia"/>
              <w:noProof/>
              <w:lang w:val="en-GB" w:eastAsia="en-GB"/>
            </w:rPr>
          </w:pPr>
          <w:ins w:id="124" w:author="Michael Flynn" w:date="2022-10-19T13:31:00Z">
            <w:del w:id="125" w:author="Nathan Field" w:date="2022-10-20T10:36:00Z">
              <w:r w:rsidRPr="006C248D" w:rsidDel="006C248D">
                <w:rPr>
                  <w:rStyle w:val="Hyperlink"/>
                  <w:noProof/>
                </w:rPr>
                <w:delText>Data Processing, Storage</w:delText>
              </w:r>
              <w:r w:rsidDel="006C248D">
                <w:rPr>
                  <w:noProof/>
                  <w:webHidden/>
                </w:rPr>
                <w:tab/>
                <w:delText>8</w:delText>
              </w:r>
            </w:del>
          </w:ins>
        </w:p>
        <w:p w14:paraId="12B821BC" w14:textId="782DA32A" w:rsidR="00D3752A" w:rsidDel="006C248D" w:rsidRDefault="00D3752A" w:rsidP="00D3752A">
          <w:pPr>
            <w:pStyle w:val="TOC1"/>
            <w:rPr>
              <w:ins w:id="126" w:author="Michael Flynn" w:date="2022-10-19T13:31:00Z"/>
              <w:del w:id="127" w:author="Nathan Field" w:date="2022-10-20T10:36:00Z"/>
              <w:rFonts w:eastAsiaTheme="minorEastAsia"/>
              <w:noProof/>
              <w:lang w:val="en-GB" w:eastAsia="en-GB"/>
            </w:rPr>
          </w:pPr>
          <w:ins w:id="128" w:author="Michael Flynn" w:date="2022-10-19T13:31:00Z">
            <w:del w:id="129" w:author="Nathan Field" w:date="2022-10-20T10:36:00Z">
              <w:r w:rsidRPr="006C248D" w:rsidDel="006C248D">
                <w:rPr>
                  <w:rStyle w:val="Hyperlink"/>
                  <w:noProof/>
                </w:rPr>
                <w:delText>The UI, User and User Testing</w:delText>
              </w:r>
              <w:r w:rsidDel="006C248D">
                <w:rPr>
                  <w:noProof/>
                  <w:webHidden/>
                </w:rPr>
                <w:tab/>
                <w:delText>11</w:delText>
              </w:r>
            </w:del>
          </w:ins>
        </w:p>
        <w:p w14:paraId="3CF2E970" w14:textId="231BAD09" w:rsidR="00D3752A" w:rsidDel="006C248D" w:rsidRDefault="00D3752A" w:rsidP="00AF4213">
          <w:pPr>
            <w:pStyle w:val="TOC2"/>
            <w:rPr>
              <w:ins w:id="130" w:author="Michael Flynn" w:date="2022-10-19T13:31:00Z"/>
              <w:del w:id="131" w:author="Nathan Field" w:date="2022-10-20T10:36:00Z"/>
              <w:rFonts w:cstheme="minorBidi"/>
              <w:noProof/>
              <w:lang w:val="en-GB" w:eastAsia="en-GB"/>
            </w:rPr>
            <w:pPrChange w:id="132" w:author="Nathan Field" w:date="2022-10-20T10:34:00Z">
              <w:pPr>
                <w:pStyle w:val="TOC2"/>
                <w:tabs>
                  <w:tab w:val="right" w:leader="dot" w:pos="9016"/>
                </w:tabs>
              </w:pPr>
            </w:pPrChange>
          </w:pPr>
          <w:ins w:id="133" w:author="Michael Flynn" w:date="2022-10-19T13:31:00Z">
            <w:del w:id="134" w:author="Nathan Field" w:date="2022-10-20T10:36:00Z">
              <w:r w:rsidRPr="006C248D" w:rsidDel="006C248D">
                <w:rPr>
                  <w:rStyle w:val="Hyperlink"/>
                  <w:noProof/>
                </w:rPr>
                <w:delText>The UI</w:delText>
              </w:r>
              <w:r w:rsidDel="006C248D">
                <w:rPr>
                  <w:noProof/>
                  <w:webHidden/>
                </w:rPr>
                <w:tab/>
                <w:delText>11</w:delText>
              </w:r>
            </w:del>
          </w:ins>
        </w:p>
        <w:p w14:paraId="4DF233BF" w14:textId="59EFA586" w:rsidR="00D3752A" w:rsidDel="006C248D" w:rsidRDefault="00D3752A" w:rsidP="00AF4213">
          <w:pPr>
            <w:pStyle w:val="TOC2"/>
            <w:rPr>
              <w:ins w:id="135" w:author="Michael Flynn" w:date="2022-10-19T13:31:00Z"/>
              <w:del w:id="136" w:author="Nathan Field" w:date="2022-10-20T10:36:00Z"/>
              <w:rFonts w:cstheme="minorBidi"/>
              <w:noProof/>
              <w:lang w:val="en-GB" w:eastAsia="en-GB"/>
            </w:rPr>
            <w:pPrChange w:id="137" w:author="Nathan Field" w:date="2022-10-20T10:34:00Z">
              <w:pPr>
                <w:pStyle w:val="TOC2"/>
                <w:tabs>
                  <w:tab w:val="right" w:leader="dot" w:pos="9016"/>
                </w:tabs>
              </w:pPr>
            </w:pPrChange>
          </w:pPr>
          <w:ins w:id="138" w:author="Michael Flynn" w:date="2022-10-19T13:31:00Z">
            <w:del w:id="139" w:author="Nathan Field" w:date="2022-10-20T10:36:00Z">
              <w:r w:rsidRPr="006C248D" w:rsidDel="006C248D">
                <w:rPr>
                  <w:rStyle w:val="Hyperlink"/>
                  <w:noProof/>
                </w:rPr>
                <w:delText>The User</w:delText>
              </w:r>
              <w:r w:rsidDel="006C248D">
                <w:rPr>
                  <w:noProof/>
                  <w:webHidden/>
                </w:rPr>
                <w:tab/>
                <w:delText>11</w:delText>
              </w:r>
            </w:del>
          </w:ins>
        </w:p>
        <w:p w14:paraId="5FB7F9DB" w14:textId="648CF73C" w:rsidR="00D3752A" w:rsidDel="006C248D" w:rsidRDefault="00D3752A" w:rsidP="00AF4213">
          <w:pPr>
            <w:pStyle w:val="TOC2"/>
            <w:rPr>
              <w:ins w:id="140" w:author="Michael Flynn" w:date="2022-10-19T13:31:00Z"/>
              <w:del w:id="141" w:author="Nathan Field" w:date="2022-10-20T10:36:00Z"/>
              <w:rFonts w:cstheme="minorBidi"/>
              <w:noProof/>
              <w:lang w:val="en-GB" w:eastAsia="en-GB"/>
            </w:rPr>
            <w:pPrChange w:id="142" w:author="Nathan Field" w:date="2022-10-20T10:34:00Z">
              <w:pPr>
                <w:pStyle w:val="TOC2"/>
                <w:tabs>
                  <w:tab w:val="right" w:leader="dot" w:pos="9016"/>
                </w:tabs>
              </w:pPr>
            </w:pPrChange>
          </w:pPr>
          <w:ins w:id="143" w:author="Michael Flynn" w:date="2022-10-19T13:31:00Z">
            <w:del w:id="144" w:author="Nathan Field" w:date="2022-10-20T10:36:00Z">
              <w:r w:rsidRPr="006C248D" w:rsidDel="006C248D">
                <w:rPr>
                  <w:rStyle w:val="Hyperlink"/>
                  <w:noProof/>
                </w:rPr>
                <w:delText>User Interaction</w:delText>
              </w:r>
              <w:r w:rsidRPr="006C248D" w:rsidDel="006C248D">
                <w:rPr>
                  <w:rStyle w:val="Hyperlink"/>
                  <w:noProof/>
                </w:rPr>
                <w:delText xml:space="preserve"> </w:delText>
              </w:r>
              <w:r w:rsidRPr="006C248D" w:rsidDel="006C248D">
                <w:rPr>
                  <w:rStyle w:val="Hyperlink"/>
                  <w:noProof/>
                </w:rPr>
                <w:delText>Flowcharts</w:delText>
              </w:r>
              <w:r w:rsidDel="006C248D">
                <w:rPr>
                  <w:noProof/>
                  <w:webHidden/>
                </w:rPr>
                <w:tab/>
                <w:delText>13</w:delText>
              </w:r>
            </w:del>
          </w:ins>
        </w:p>
        <w:p w14:paraId="2FF92DBC" w14:textId="72A60F61" w:rsidR="00D3752A" w:rsidDel="006C248D" w:rsidRDefault="00D3752A" w:rsidP="00AF4213">
          <w:pPr>
            <w:pStyle w:val="TOC2"/>
            <w:rPr>
              <w:ins w:id="145" w:author="Michael Flynn" w:date="2022-10-19T13:31:00Z"/>
              <w:del w:id="146" w:author="Nathan Field" w:date="2022-10-20T10:36:00Z"/>
              <w:rFonts w:cstheme="minorBidi"/>
              <w:noProof/>
              <w:lang w:val="en-GB" w:eastAsia="en-GB"/>
            </w:rPr>
            <w:pPrChange w:id="147" w:author="Nathan Field" w:date="2022-10-20T10:34:00Z">
              <w:pPr>
                <w:pStyle w:val="TOC2"/>
                <w:tabs>
                  <w:tab w:val="right" w:leader="dot" w:pos="9016"/>
                </w:tabs>
              </w:pPr>
            </w:pPrChange>
          </w:pPr>
          <w:ins w:id="148" w:author="Michael Flynn" w:date="2022-10-19T13:31:00Z">
            <w:del w:id="149" w:author="Nathan Field" w:date="2022-10-20T10:34:00Z">
              <w:r w:rsidRPr="006C248D" w:rsidDel="00AF4213">
                <w:rPr>
                  <w:rStyle w:val="Hyperlink"/>
                  <w:noProof/>
                </w:rPr>
                <w:drawing>
                  <wp:inline distT="0" distB="0" distL="0" distR="0" wp14:anchorId="7D3860C7" wp14:editId="4A3C4D91">
                    <wp:extent cx="5731510" cy="7785735"/>
                    <wp:effectExtent l="0" t="0" r="254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del>
            <w:del w:id="150" w:author="Nathan Field" w:date="2022-10-20T10:36:00Z">
              <w:r w:rsidDel="006C248D">
                <w:rPr>
                  <w:noProof/>
                  <w:webHidden/>
                </w:rPr>
                <w:tab/>
                <w:delText>14</w:delText>
              </w:r>
            </w:del>
          </w:ins>
        </w:p>
        <w:p w14:paraId="055C63B6" w14:textId="6AEF5072" w:rsidR="00D3752A" w:rsidDel="006C248D" w:rsidRDefault="00D3752A" w:rsidP="00AF4213">
          <w:pPr>
            <w:pStyle w:val="TOC2"/>
            <w:rPr>
              <w:ins w:id="151" w:author="Michael Flynn" w:date="2022-10-19T13:31:00Z"/>
              <w:del w:id="152" w:author="Nathan Field" w:date="2022-10-20T10:36:00Z"/>
              <w:rFonts w:cstheme="minorBidi"/>
              <w:noProof/>
              <w:lang w:val="en-GB" w:eastAsia="en-GB"/>
            </w:rPr>
            <w:pPrChange w:id="153" w:author="Nathan Field" w:date="2022-10-20T10:34:00Z">
              <w:pPr>
                <w:pStyle w:val="TOC2"/>
                <w:tabs>
                  <w:tab w:val="right" w:leader="dot" w:pos="9016"/>
                </w:tabs>
              </w:pPr>
            </w:pPrChange>
          </w:pPr>
          <w:ins w:id="154" w:author="Michael Flynn" w:date="2022-10-19T13:31:00Z">
            <w:del w:id="155" w:author="Nathan Field" w:date="2022-10-20T10:34:00Z">
              <w:r w:rsidRPr="006C248D" w:rsidDel="00AF4213">
                <w:rPr>
                  <w:rStyle w:val="Hyperlink"/>
                  <w:noProof/>
                </w:rPr>
                <w:drawing>
                  <wp:inline distT="0" distB="0" distL="0" distR="0" wp14:anchorId="64458C29" wp14:editId="3A38E4B2">
                    <wp:extent cx="5731510" cy="4209415"/>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del>
            <w:del w:id="156" w:author="Nathan Field" w:date="2022-10-20T10:36:00Z">
              <w:r w:rsidDel="006C248D">
                <w:rPr>
                  <w:noProof/>
                  <w:webHidden/>
                </w:rPr>
                <w:tab/>
                <w:delText>15</w:delText>
              </w:r>
            </w:del>
          </w:ins>
        </w:p>
        <w:p w14:paraId="4469EB7F" w14:textId="4D01B1F2" w:rsidR="00D3752A" w:rsidDel="006C248D" w:rsidRDefault="00D3752A" w:rsidP="00AF4213">
          <w:pPr>
            <w:pStyle w:val="TOC2"/>
            <w:rPr>
              <w:ins w:id="157" w:author="Michael Flynn" w:date="2022-10-19T13:31:00Z"/>
              <w:del w:id="158" w:author="Nathan Field" w:date="2022-10-20T10:36:00Z"/>
              <w:rFonts w:cstheme="minorBidi"/>
              <w:noProof/>
              <w:lang w:val="en-GB" w:eastAsia="en-GB"/>
            </w:rPr>
            <w:pPrChange w:id="159" w:author="Nathan Field" w:date="2022-10-20T10:34:00Z">
              <w:pPr>
                <w:pStyle w:val="TOC2"/>
                <w:tabs>
                  <w:tab w:val="right" w:leader="dot" w:pos="9016"/>
                </w:tabs>
              </w:pPr>
            </w:pPrChange>
          </w:pPr>
          <w:ins w:id="160" w:author="Michael Flynn" w:date="2022-10-19T13:31:00Z">
            <w:del w:id="161" w:author="Nathan Field" w:date="2022-10-20T10:36:00Z">
              <w:r w:rsidRPr="006C248D" w:rsidDel="006C248D">
                <w:rPr>
                  <w:rStyle w:val="Hyperlink"/>
                  <w:noProof/>
                </w:rPr>
                <w:delText>User Testing</w:delText>
              </w:r>
              <w:r w:rsidDel="006C248D">
                <w:rPr>
                  <w:noProof/>
                  <w:webHidden/>
                </w:rPr>
                <w:tab/>
                <w:delText>15</w:delText>
              </w:r>
            </w:del>
          </w:ins>
        </w:p>
        <w:p w14:paraId="2E7C51B0" w14:textId="151B57EC" w:rsidR="00D3752A" w:rsidDel="006C248D" w:rsidRDefault="00D3752A" w:rsidP="00D3752A">
          <w:pPr>
            <w:pStyle w:val="TOC1"/>
            <w:rPr>
              <w:ins w:id="162" w:author="Michael Flynn" w:date="2022-10-19T13:31:00Z"/>
              <w:del w:id="163" w:author="Nathan Field" w:date="2022-10-20T10:36:00Z"/>
              <w:rFonts w:eastAsiaTheme="minorEastAsia"/>
              <w:noProof/>
              <w:lang w:val="en-GB" w:eastAsia="en-GB"/>
            </w:rPr>
          </w:pPr>
          <w:ins w:id="164" w:author="Michael Flynn" w:date="2022-10-19T13:31:00Z">
            <w:del w:id="165" w:author="Nathan Field" w:date="2022-10-20T10:36:00Z">
              <w:r w:rsidRPr="006C248D" w:rsidDel="006C248D">
                <w:rPr>
                  <w:rStyle w:val="Hyperlink"/>
                  <w:noProof/>
                </w:rPr>
                <w:delText>Versioning</w:delText>
              </w:r>
              <w:r w:rsidDel="006C248D">
                <w:rPr>
                  <w:noProof/>
                  <w:webHidden/>
                </w:rPr>
                <w:tab/>
                <w:delText>15</w:delText>
              </w:r>
            </w:del>
          </w:ins>
        </w:p>
        <w:p w14:paraId="1C7E28EB" w14:textId="72568BA6" w:rsidR="002F0924" w:rsidDel="006C248D" w:rsidRDefault="002F0924" w:rsidP="00D3752A">
          <w:pPr>
            <w:pStyle w:val="TOC1"/>
            <w:rPr>
              <w:del w:id="166" w:author="Nathan Field" w:date="2022-10-20T10:36:00Z"/>
              <w:rFonts w:eastAsiaTheme="minorEastAsia"/>
              <w:noProof/>
              <w:lang w:eastAsia="en-IE"/>
            </w:rPr>
          </w:pPr>
          <w:del w:id="167" w:author="Nathan Field" w:date="2022-10-20T10:36:00Z">
            <w:r w:rsidRPr="00D3752A" w:rsidDel="006C248D">
              <w:rPr>
                <w:noProof/>
                <w:rPrChange w:id="168" w:author="Michael Flynn" w:date="2022-10-19T13:31:00Z">
                  <w:rPr>
                    <w:rStyle w:val="Hyperlink"/>
                    <w:noProof/>
                  </w:rPr>
                </w:rPrChange>
              </w:rPr>
              <w:delText>Introduction</w:delText>
            </w:r>
            <w:r w:rsidDel="006C248D">
              <w:rPr>
                <w:noProof/>
                <w:webHidden/>
              </w:rPr>
              <w:tab/>
              <w:delText>2</w:delText>
            </w:r>
          </w:del>
        </w:p>
        <w:p w14:paraId="2EF48B5A" w14:textId="3FA27AAA" w:rsidR="002F0924" w:rsidDel="006C248D" w:rsidRDefault="002F0924" w:rsidP="00D3752A">
          <w:pPr>
            <w:pStyle w:val="TOC1"/>
            <w:rPr>
              <w:del w:id="169" w:author="Nathan Field" w:date="2022-10-20T10:36:00Z"/>
              <w:rFonts w:eastAsiaTheme="minorEastAsia"/>
              <w:noProof/>
              <w:lang w:eastAsia="en-IE"/>
            </w:rPr>
          </w:pPr>
          <w:del w:id="170" w:author="Nathan Field" w:date="2022-10-20T10:36:00Z">
            <w:r w:rsidRPr="00D3752A" w:rsidDel="006C248D">
              <w:rPr>
                <w:noProof/>
                <w:rPrChange w:id="171" w:author="Michael Flynn" w:date="2022-10-19T13:31:00Z">
                  <w:rPr>
                    <w:rStyle w:val="Hyperlink"/>
                    <w:noProof/>
                  </w:rPr>
                </w:rPrChange>
              </w:rPr>
              <w:delText>Hardware</w:delText>
            </w:r>
            <w:r w:rsidDel="006C248D">
              <w:rPr>
                <w:noProof/>
                <w:webHidden/>
              </w:rPr>
              <w:tab/>
              <w:delText>3</w:delText>
            </w:r>
          </w:del>
        </w:p>
        <w:p w14:paraId="7692B636" w14:textId="2BD36671" w:rsidR="002F0924" w:rsidDel="006C248D" w:rsidRDefault="002F0924">
          <w:pPr>
            <w:pStyle w:val="TOC2"/>
            <w:rPr>
              <w:del w:id="172" w:author="Nathan Field" w:date="2022-10-20T10:36:00Z"/>
              <w:rFonts w:cstheme="minorBidi"/>
              <w:noProof/>
              <w:lang w:val="en-IE" w:eastAsia="en-IE"/>
            </w:rPr>
          </w:pPr>
          <w:del w:id="173" w:author="Nathan Field" w:date="2022-10-20T10:36:00Z">
            <w:r w:rsidRPr="00D3752A" w:rsidDel="006C248D">
              <w:rPr>
                <w:noProof/>
                <w:rPrChange w:id="174" w:author="Michael Flynn" w:date="2022-10-19T13:31:00Z">
                  <w:rPr>
                    <w:rStyle w:val="Hyperlink"/>
                    <w:noProof/>
                  </w:rPr>
                </w:rPrChange>
              </w:rPr>
              <w:delText>Circuit Diagrams</w:delText>
            </w:r>
            <w:r w:rsidDel="006C248D">
              <w:rPr>
                <w:noProof/>
                <w:webHidden/>
              </w:rPr>
              <w:tab/>
              <w:delText>3</w:delText>
            </w:r>
          </w:del>
        </w:p>
        <w:p w14:paraId="7565307F" w14:textId="1DF59EBE" w:rsidR="002F0924" w:rsidDel="006C248D" w:rsidRDefault="002F0924">
          <w:pPr>
            <w:pStyle w:val="TOC2"/>
            <w:rPr>
              <w:del w:id="175" w:author="Nathan Field" w:date="2022-10-20T10:36:00Z"/>
              <w:rFonts w:cstheme="minorBidi"/>
              <w:noProof/>
              <w:lang w:val="en-IE" w:eastAsia="en-IE"/>
            </w:rPr>
          </w:pPr>
          <w:del w:id="176" w:author="Nathan Field" w:date="2022-10-20T10:36:00Z">
            <w:r w:rsidRPr="00D3752A" w:rsidDel="006C248D">
              <w:rPr>
                <w:noProof/>
                <w:rPrChange w:id="177" w:author="Michael Flynn" w:date="2022-10-19T13:31:00Z">
                  <w:rPr>
                    <w:rStyle w:val="Hyperlink"/>
                    <w:noProof/>
                  </w:rPr>
                </w:rPrChange>
              </w:rPr>
              <w:delText>Hardware Requirements:</w:delText>
            </w:r>
            <w:r w:rsidDel="006C248D">
              <w:rPr>
                <w:noProof/>
                <w:webHidden/>
              </w:rPr>
              <w:tab/>
              <w:delText>4</w:delText>
            </w:r>
          </w:del>
        </w:p>
        <w:p w14:paraId="46027425" w14:textId="0045E552" w:rsidR="002F0924" w:rsidDel="006C248D" w:rsidRDefault="002F0924" w:rsidP="00D3752A">
          <w:pPr>
            <w:pStyle w:val="TOC1"/>
            <w:rPr>
              <w:del w:id="178" w:author="Nathan Field" w:date="2022-10-20T10:36:00Z"/>
              <w:rFonts w:eastAsiaTheme="minorEastAsia"/>
              <w:noProof/>
              <w:lang w:eastAsia="en-IE"/>
            </w:rPr>
          </w:pPr>
          <w:del w:id="179" w:author="Nathan Field" w:date="2022-10-20T10:36:00Z">
            <w:r w:rsidRPr="00D3752A" w:rsidDel="006C248D">
              <w:rPr>
                <w:noProof/>
                <w:rPrChange w:id="180" w:author="Michael Flynn" w:date="2022-10-19T13:31:00Z">
                  <w:rPr>
                    <w:rStyle w:val="Hyperlink"/>
                    <w:noProof/>
                  </w:rPr>
                </w:rPrChange>
              </w:rPr>
              <w:delText>Data, Data Storage and Data Processing</w:delText>
            </w:r>
            <w:r w:rsidDel="006C248D">
              <w:rPr>
                <w:noProof/>
                <w:webHidden/>
              </w:rPr>
              <w:tab/>
              <w:delText>5</w:delText>
            </w:r>
          </w:del>
        </w:p>
        <w:p w14:paraId="672E7A98" w14:textId="5B64EEF0" w:rsidR="002F0924" w:rsidDel="006C248D" w:rsidRDefault="002F0924">
          <w:pPr>
            <w:pStyle w:val="TOC2"/>
            <w:rPr>
              <w:del w:id="181" w:author="Nathan Field" w:date="2022-10-20T10:36:00Z"/>
              <w:rFonts w:cstheme="minorBidi"/>
              <w:noProof/>
              <w:lang w:val="en-IE" w:eastAsia="en-IE"/>
            </w:rPr>
          </w:pPr>
          <w:del w:id="182" w:author="Nathan Field" w:date="2022-10-20T10:36:00Z">
            <w:r w:rsidRPr="00D3752A" w:rsidDel="006C248D">
              <w:rPr>
                <w:noProof/>
                <w:rPrChange w:id="183" w:author="Michael Flynn" w:date="2022-10-19T13:31:00Z">
                  <w:rPr>
                    <w:rStyle w:val="Hyperlink"/>
                    <w:noProof/>
                  </w:rPr>
                </w:rPrChange>
              </w:rPr>
              <w:delText>What Data is gathered</w:delText>
            </w:r>
            <w:r w:rsidDel="006C248D">
              <w:rPr>
                <w:noProof/>
                <w:webHidden/>
              </w:rPr>
              <w:tab/>
              <w:delText>5</w:delText>
            </w:r>
          </w:del>
        </w:p>
        <w:p w14:paraId="7D21FA2C" w14:textId="0001E576" w:rsidR="002F0924" w:rsidDel="006C248D" w:rsidRDefault="002F0924">
          <w:pPr>
            <w:pStyle w:val="TOC2"/>
            <w:rPr>
              <w:del w:id="184" w:author="Nathan Field" w:date="2022-10-20T10:36:00Z"/>
              <w:rFonts w:cstheme="minorBidi"/>
              <w:noProof/>
              <w:lang w:val="en-IE" w:eastAsia="en-IE"/>
            </w:rPr>
          </w:pPr>
          <w:del w:id="185" w:author="Nathan Field" w:date="2022-10-20T10:36:00Z">
            <w:r w:rsidRPr="00D3752A" w:rsidDel="006C248D">
              <w:rPr>
                <w:noProof/>
                <w:rPrChange w:id="186" w:author="Michael Flynn" w:date="2022-10-19T13:31:00Z">
                  <w:rPr>
                    <w:rStyle w:val="Hyperlink"/>
                    <w:noProof/>
                  </w:rPr>
                </w:rPrChange>
              </w:rPr>
              <w:delText>How it will be stored</w:delText>
            </w:r>
            <w:r w:rsidDel="006C248D">
              <w:rPr>
                <w:noProof/>
                <w:webHidden/>
              </w:rPr>
              <w:tab/>
              <w:delText>5</w:delText>
            </w:r>
          </w:del>
        </w:p>
        <w:p w14:paraId="1B876BD6" w14:textId="362B4637" w:rsidR="002F0924" w:rsidDel="006C248D" w:rsidRDefault="002F0924">
          <w:pPr>
            <w:pStyle w:val="TOC2"/>
            <w:rPr>
              <w:del w:id="187" w:author="Nathan Field" w:date="2022-10-20T10:36:00Z"/>
              <w:rFonts w:cstheme="minorBidi"/>
              <w:noProof/>
              <w:lang w:val="en-IE" w:eastAsia="en-IE"/>
            </w:rPr>
          </w:pPr>
          <w:del w:id="188" w:author="Nathan Field" w:date="2022-10-20T10:36:00Z">
            <w:r w:rsidRPr="00D3752A" w:rsidDel="006C248D">
              <w:rPr>
                <w:noProof/>
                <w:rPrChange w:id="189" w:author="Michael Flynn" w:date="2022-10-19T13:31:00Z">
                  <w:rPr>
                    <w:rStyle w:val="Hyperlink"/>
                    <w:noProof/>
                  </w:rPr>
                </w:rPrChange>
              </w:rPr>
              <w:delText>How it will be processed</w:delText>
            </w:r>
            <w:r w:rsidDel="006C248D">
              <w:rPr>
                <w:noProof/>
                <w:webHidden/>
              </w:rPr>
              <w:tab/>
              <w:delText>5</w:delText>
            </w:r>
          </w:del>
        </w:p>
        <w:p w14:paraId="3540C257" w14:textId="3DD7BC91" w:rsidR="002F0924" w:rsidDel="006C248D" w:rsidRDefault="002F0924" w:rsidP="00D3752A">
          <w:pPr>
            <w:pStyle w:val="TOC1"/>
            <w:rPr>
              <w:del w:id="190" w:author="Nathan Field" w:date="2022-10-20T10:36:00Z"/>
              <w:rFonts w:eastAsiaTheme="minorEastAsia"/>
              <w:noProof/>
              <w:lang w:eastAsia="en-IE"/>
            </w:rPr>
          </w:pPr>
          <w:del w:id="191" w:author="Nathan Field" w:date="2022-10-20T10:36:00Z">
            <w:r w:rsidRPr="00D3752A" w:rsidDel="006C248D">
              <w:rPr>
                <w:noProof/>
                <w:rPrChange w:id="192" w:author="Michael Flynn" w:date="2022-10-19T13:31:00Z">
                  <w:rPr>
                    <w:rStyle w:val="Hyperlink"/>
                    <w:noProof/>
                  </w:rPr>
                </w:rPrChange>
              </w:rPr>
              <w:delText>Security</w:delText>
            </w:r>
            <w:r w:rsidDel="006C248D">
              <w:rPr>
                <w:noProof/>
                <w:webHidden/>
              </w:rPr>
              <w:tab/>
              <w:delText>5</w:delText>
            </w:r>
          </w:del>
        </w:p>
        <w:p w14:paraId="106C5608" w14:textId="6556ACE6" w:rsidR="002F0924" w:rsidDel="006C248D" w:rsidRDefault="002F0924">
          <w:pPr>
            <w:pStyle w:val="TOC2"/>
            <w:rPr>
              <w:del w:id="193" w:author="Nathan Field" w:date="2022-10-20T10:36:00Z"/>
              <w:rFonts w:cstheme="minorBidi"/>
              <w:noProof/>
              <w:lang w:val="en-IE" w:eastAsia="en-IE"/>
            </w:rPr>
          </w:pPr>
          <w:del w:id="194" w:author="Nathan Field" w:date="2022-10-20T10:36:00Z">
            <w:r w:rsidRPr="00D3752A" w:rsidDel="006C248D">
              <w:rPr>
                <w:noProof/>
                <w:rPrChange w:id="195" w:author="Michael Flynn" w:date="2022-10-19T13:31:00Z">
                  <w:rPr>
                    <w:rStyle w:val="Hyperlink"/>
                    <w:noProof/>
                  </w:rPr>
                </w:rPrChange>
              </w:rPr>
              <w:delText>How to secure stored data</w:delText>
            </w:r>
            <w:r w:rsidDel="006C248D">
              <w:rPr>
                <w:noProof/>
                <w:webHidden/>
              </w:rPr>
              <w:tab/>
              <w:delText>5</w:delText>
            </w:r>
          </w:del>
        </w:p>
        <w:p w14:paraId="272D1CE4" w14:textId="7CC2ECA0" w:rsidR="002F0924" w:rsidDel="006C248D" w:rsidRDefault="002F0924">
          <w:pPr>
            <w:pStyle w:val="TOC2"/>
            <w:rPr>
              <w:del w:id="196" w:author="Nathan Field" w:date="2022-10-20T10:36:00Z"/>
              <w:rFonts w:cstheme="minorBidi"/>
              <w:noProof/>
              <w:lang w:val="en-IE" w:eastAsia="en-IE"/>
            </w:rPr>
          </w:pPr>
          <w:del w:id="197" w:author="Nathan Field" w:date="2022-10-20T10:36:00Z">
            <w:r w:rsidRPr="00D3752A" w:rsidDel="006C248D">
              <w:rPr>
                <w:noProof/>
                <w:rPrChange w:id="198" w:author="Michael Flynn" w:date="2022-10-19T13:31:00Z">
                  <w:rPr>
                    <w:rStyle w:val="Hyperlink"/>
                    <w:noProof/>
                  </w:rPr>
                </w:rPrChange>
              </w:rPr>
              <w:delText>Physical security</w:delText>
            </w:r>
            <w:r w:rsidDel="006C248D">
              <w:rPr>
                <w:noProof/>
                <w:webHidden/>
              </w:rPr>
              <w:tab/>
              <w:delText>5</w:delText>
            </w:r>
          </w:del>
        </w:p>
        <w:p w14:paraId="08BA2236" w14:textId="6B30AA4C" w:rsidR="002F0924" w:rsidDel="006C248D" w:rsidRDefault="002F0924" w:rsidP="00D3752A">
          <w:pPr>
            <w:pStyle w:val="TOC1"/>
            <w:rPr>
              <w:del w:id="199" w:author="Nathan Field" w:date="2022-10-20T10:36:00Z"/>
              <w:rFonts w:eastAsiaTheme="minorEastAsia"/>
              <w:noProof/>
              <w:lang w:eastAsia="en-IE"/>
            </w:rPr>
          </w:pPr>
          <w:del w:id="200" w:author="Nathan Field" w:date="2022-10-20T10:36:00Z">
            <w:r w:rsidRPr="00D3752A" w:rsidDel="006C248D">
              <w:rPr>
                <w:noProof/>
                <w:rPrChange w:id="201" w:author="Michael Flynn" w:date="2022-10-19T13:31:00Z">
                  <w:rPr>
                    <w:rStyle w:val="Hyperlink"/>
                    <w:noProof/>
                  </w:rPr>
                </w:rPrChange>
              </w:rPr>
              <w:delText>The UI, User and User Testing</w:delText>
            </w:r>
            <w:r w:rsidDel="006C248D">
              <w:rPr>
                <w:noProof/>
                <w:webHidden/>
              </w:rPr>
              <w:tab/>
              <w:delText>5</w:delText>
            </w:r>
          </w:del>
        </w:p>
        <w:p w14:paraId="67BF1AC0" w14:textId="1AF31197" w:rsidR="002F0924" w:rsidDel="006C248D" w:rsidRDefault="002F0924">
          <w:pPr>
            <w:pStyle w:val="TOC2"/>
            <w:rPr>
              <w:del w:id="202" w:author="Nathan Field" w:date="2022-10-20T10:36:00Z"/>
              <w:rFonts w:cstheme="minorBidi"/>
              <w:noProof/>
              <w:lang w:val="en-IE" w:eastAsia="en-IE"/>
            </w:rPr>
          </w:pPr>
          <w:del w:id="203" w:author="Nathan Field" w:date="2022-10-20T10:36:00Z">
            <w:r w:rsidRPr="00D3752A" w:rsidDel="006C248D">
              <w:rPr>
                <w:noProof/>
                <w:rPrChange w:id="204" w:author="Michael Flynn" w:date="2022-10-19T13:31:00Z">
                  <w:rPr>
                    <w:rStyle w:val="Hyperlink"/>
                    <w:noProof/>
                  </w:rPr>
                </w:rPrChange>
              </w:rPr>
              <w:delText>The UI</w:delText>
            </w:r>
            <w:r w:rsidDel="006C248D">
              <w:rPr>
                <w:noProof/>
                <w:webHidden/>
              </w:rPr>
              <w:tab/>
              <w:delText>5</w:delText>
            </w:r>
          </w:del>
        </w:p>
        <w:p w14:paraId="29722D3D" w14:textId="67165B93" w:rsidR="002F0924" w:rsidDel="006C248D" w:rsidRDefault="002F0924">
          <w:pPr>
            <w:pStyle w:val="TOC2"/>
            <w:rPr>
              <w:del w:id="205" w:author="Nathan Field" w:date="2022-10-20T10:36:00Z"/>
              <w:rFonts w:cstheme="minorBidi"/>
              <w:noProof/>
              <w:lang w:val="en-IE" w:eastAsia="en-IE"/>
            </w:rPr>
          </w:pPr>
          <w:del w:id="206" w:author="Nathan Field" w:date="2022-10-20T10:36:00Z">
            <w:r w:rsidRPr="00D3752A" w:rsidDel="006C248D">
              <w:rPr>
                <w:noProof/>
                <w:rPrChange w:id="207" w:author="Michael Flynn" w:date="2022-10-19T13:31:00Z">
                  <w:rPr>
                    <w:rStyle w:val="Hyperlink"/>
                    <w:noProof/>
                  </w:rPr>
                </w:rPrChange>
              </w:rPr>
              <w:delText>The User</w:delText>
            </w:r>
            <w:r w:rsidDel="006C248D">
              <w:rPr>
                <w:noProof/>
                <w:webHidden/>
              </w:rPr>
              <w:tab/>
              <w:delText>6</w:delText>
            </w:r>
          </w:del>
        </w:p>
        <w:p w14:paraId="1C3E4FCF" w14:textId="0630C207" w:rsidR="002F0924" w:rsidDel="006C248D" w:rsidRDefault="002F0924">
          <w:pPr>
            <w:pStyle w:val="TOC2"/>
            <w:rPr>
              <w:del w:id="208" w:author="Nathan Field" w:date="2022-10-20T10:36:00Z"/>
              <w:rFonts w:cstheme="minorBidi"/>
              <w:noProof/>
              <w:lang w:val="en-IE" w:eastAsia="en-IE"/>
            </w:rPr>
          </w:pPr>
          <w:del w:id="209" w:author="Nathan Field" w:date="2022-10-20T10:36:00Z">
            <w:r w:rsidRPr="00D3752A" w:rsidDel="006C248D">
              <w:rPr>
                <w:noProof/>
                <w:rPrChange w:id="210" w:author="Michael Flynn" w:date="2022-10-19T13:31:00Z">
                  <w:rPr>
                    <w:rStyle w:val="Hyperlink"/>
                    <w:noProof/>
                  </w:rPr>
                </w:rPrChange>
              </w:rPr>
              <w:delText>User Testing</w:delText>
            </w:r>
            <w:r w:rsidDel="006C248D">
              <w:rPr>
                <w:noProof/>
                <w:webHidden/>
              </w:rPr>
              <w:tab/>
              <w:delText>6</w:delText>
            </w:r>
          </w:del>
        </w:p>
        <w:p w14:paraId="1D887917" w14:textId="74C8CA3B" w:rsidR="002F0924" w:rsidDel="006C248D" w:rsidRDefault="002F0924" w:rsidP="00D3752A">
          <w:pPr>
            <w:pStyle w:val="TOC1"/>
            <w:rPr>
              <w:del w:id="211" w:author="Nathan Field" w:date="2022-10-20T10:36:00Z"/>
              <w:rFonts w:eastAsiaTheme="minorEastAsia"/>
              <w:noProof/>
              <w:lang w:eastAsia="en-IE"/>
            </w:rPr>
          </w:pPr>
          <w:del w:id="212" w:author="Nathan Field" w:date="2022-10-20T10:36:00Z">
            <w:r w:rsidRPr="00D3752A" w:rsidDel="006C248D">
              <w:rPr>
                <w:noProof/>
                <w:rPrChange w:id="213" w:author="Michael Flynn" w:date="2022-10-19T13:31:00Z">
                  <w:rPr>
                    <w:rStyle w:val="Hyperlink"/>
                    <w:noProof/>
                  </w:rPr>
                </w:rPrChange>
              </w:rPr>
              <w:delText>Versioning</w:delText>
            </w:r>
            <w:r w:rsidDel="006C248D">
              <w:rPr>
                <w:noProof/>
                <w:webHidden/>
              </w:rPr>
              <w:tab/>
              <w:delText>6</w:delText>
            </w:r>
          </w:del>
        </w:p>
        <w:p w14:paraId="5F260447" w14:textId="56338271" w:rsidR="00781023" w:rsidRDefault="00781023">
          <w:pPr>
            <w:rPr>
              <w:ins w:id="214" w:author="Nathan Field" w:date="2022-10-08T19:37:00Z"/>
            </w:rPr>
          </w:pPr>
          <w:ins w:id="215" w:author="Nathan Field" w:date="2022-10-08T19:37:00Z">
            <w:r>
              <w:rPr>
                <w:b/>
                <w:bCs/>
                <w:noProof/>
              </w:rPr>
              <w:fldChar w:fldCharType="end"/>
            </w:r>
          </w:ins>
        </w:p>
        <w:customXmlInsRangeStart w:id="216" w:author="Nathan Field" w:date="2022-10-08T19:37:00Z"/>
      </w:sdtContent>
    </w:sdt>
    <w:customXmlInsRangeEnd w:id="216"/>
    <w:p w14:paraId="36A6A784" w14:textId="2F4E4420" w:rsidR="00781023" w:rsidRDefault="00781023" w:rsidP="000D6DDA">
      <w:pPr>
        <w:jc w:val="center"/>
        <w:rPr>
          <w:ins w:id="217" w:author="Nathan Field" w:date="2022-10-08T19:35:00Z"/>
          <w:b/>
          <w:bCs/>
          <w:color w:val="000000" w:themeColor="text1"/>
          <w:sz w:val="28"/>
          <w:szCs w:val="28"/>
        </w:rPr>
      </w:pPr>
    </w:p>
    <w:p w14:paraId="57AE4953" w14:textId="543FD6B5" w:rsidR="00781023" w:rsidRDefault="00781023" w:rsidP="000D6DDA">
      <w:pPr>
        <w:jc w:val="center"/>
        <w:rPr>
          <w:ins w:id="218" w:author="Nathan Field" w:date="2022-10-08T19:35:00Z"/>
          <w:b/>
          <w:bCs/>
          <w:color w:val="000000" w:themeColor="text1"/>
          <w:sz w:val="28"/>
          <w:szCs w:val="28"/>
        </w:rPr>
      </w:pPr>
    </w:p>
    <w:p w14:paraId="301CCAA0" w14:textId="13654F1A" w:rsidR="00781023" w:rsidRDefault="00781023" w:rsidP="000D6DDA">
      <w:pPr>
        <w:jc w:val="center"/>
        <w:rPr>
          <w:ins w:id="219" w:author="Nathan Field" w:date="2022-10-08T19:35:00Z"/>
          <w:b/>
          <w:bCs/>
          <w:color w:val="000000" w:themeColor="text1"/>
          <w:sz w:val="28"/>
          <w:szCs w:val="28"/>
        </w:rPr>
      </w:pPr>
    </w:p>
    <w:p w14:paraId="2C30FB73" w14:textId="1678CB1D" w:rsidR="00781023" w:rsidRDefault="00781023" w:rsidP="000D6DDA">
      <w:pPr>
        <w:jc w:val="center"/>
        <w:rPr>
          <w:ins w:id="220" w:author="Nathan Field" w:date="2022-10-08T19:35:00Z"/>
          <w:b/>
          <w:bCs/>
          <w:color w:val="000000" w:themeColor="text1"/>
          <w:sz w:val="28"/>
          <w:szCs w:val="28"/>
        </w:rPr>
      </w:pPr>
    </w:p>
    <w:p w14:paraId="083A0985" w14:textId="358BEF09" w:rsidR="00781023" w:rsidRDefault="00781023" w:rsidP="000D6DDA">
      <w:pPr>
        <w:jc w:val="center"/>
        <w:rPr>
          <w:ins w:id="221" w:author="Nathan Field" w:date="2022-10-08T19:35:00Z"/>
          <w:b/>
          <w:bCs/>
          <w:color w:val="000000" w:themeColor="text1"/>
          <w:sz w:val="28"/>
          <w:szCs w:val="28"/>
        </w:rPr>
      </w:pPr>
    </w:p>
    <w:p w14:paraId="79AA8BAC" w14:textId="1EBD2C70" w:rsidR="00781023" w:rsidRDefault="00781023" w:rsidP="006C248D">
      <w:pPr>
        <w:rPr>
          <w:ins w:id="222" w:author="Nathan Field" w:date="2022-10-08T19:35:00Z"/>
          <w:b/>
          <w:bCs/>
          <w:color w:val="000000" w:themeColor="text1"/>
          <w:sz w:val="28"/>
          <w:szCs w:val="28"/>
        </w:rPr>
        <w:pPrChange w:id="223" w:author="Nathan Field" w:date="2022-10-20T10:36:00Z">
          <w:pPr>
            <w:jc w:val="center"/>
          </w:pPr>
        </w:pPrChange>
      </w:pPr>
    </w:p>
    <w:p w14:paraId="5A5E8E57" w14:textId="3B8C7B59" w:rsidR="00781023" w:rsidRDefault="00781023" w:rsidP="000D6DDA">
      <w:pPr>
        <w:jc w:val="center"/>
        <w:rPr>
          <w:ins w:id="224" w:author="Nathan Field" w:date="2022-10-08T19:35:00Z"/>
          <w:b/>
          <w:bCs/>
          <w:color w:val="000000" w:themeColor="text1"/>
          <w:sz w:val="28"/>
          <w:szCs w:val="28"/>
        </w:rPr>
      </w:pPr>
    </w:p>
    <w:p w14:paraId="1764C985" w14:textId="1800A9DF" w:rsidR="00781023" w:rsidRDefault="00781023" w:rsidP="000D6DDA">
      <w:pPr>
        <w:jc w:val="center"/>
        <w:rPr>
          <w:ins w:id="225" w:author="Nathan Field" w:date="2022-10-08T19:35:00Z"/>
          <w:b/>
          <w:bCs/>
          <w:color w:val="000000" w:themeColor="text1"/>
          <w:sz w:val="28"/>
          <w:szCs w:val="28"/>
        </w:rPr>
      </w:pPr>
    </w:p>
    <w:p w14:paraId="4C3A8BE8" w14:textId="735B7CDC" w:rsidR="00781023" w:rsidRDefault="00781023" w:rsidP="000D6DDA">
      <w:pPr>
        <w:jc w:val="center"/>
        <w:rPr>
          <w:ins w:id="226" w:author="Nathan Field" w:date="2022-10-08T19:35:00Z"/>
          <w:b/>
          <w:bCs/>
          <w:color w:val="000000" w:themeColor="text1"/>
          <w:sz w:val="28"/>
          <w:szCs w:val="28"/>
        </w:rPr>
      </w:pPr>
    </w:p>
    <w:p w14:paraId="788AECB2" w14:textId="35479B73" w:rsidR="00781023" w:rsidRDefault="00781023" w:rsidP="006C248D">
      <w:pPr>
        <w:pStyle w:val="Heading1"/>
        <w:jc w:val="center"/>
        <w:rPr>
          <w:ins w:id="227" w:author="Nathan Field" w:date="2022-10-20T10:36:00Z"/>
        </w:rPr>
      </w:pPr>
      <w:bookmarkStart w:id="228" w:name="_Toc117157390"/>
      <w:ins w:id="229" w:author="Nathan Field" w:date="2022-10-08T19:39:00Z">
        <w:r>
          <w:t>Introduction</w:t>
        </w:r>
      </w:ins>
      <w:bookmarkEnd w:id="228"/>
    </w:p>
    <w:p w14:paraId="17234B71" w14:textId="77777777" w:rsidR="006C248D" w:rsidRPr="006C248D" w:rsidRDefault="006C248D" w:rsidP="006C248D">
      <w:pPr>
        <w:rPr>
          <w:ins w:id="230" w:author="Nathan Field" w:date="2022-10-08T19:39:00Z"/>
        </w:rPr>
      </w:pPr>
    </w:p>
    <w:p w14:paraId="6A77EA9F" w14:textId="2A0D620B" w:rsidR="00781023" w:rsidRDefault="00781023" w:rsidP="00781023">
      <w:pPr>
        <w:rPr>
          <w:ins w:id="231" w:author="Nathan Field" w:date="2022-10-08T19:39:00Z"/>
        </w:rPr>
      </w:pPr>
      <w:ins w:id="232" w:author="Nathan Field" w:date="2022-10-08T19:41:00Z">
        <w:r>
          <w:t>Our IoT application is an alarm system for single-entry rooms</w:t>
        </w:r>
        <w:r w:rsidR="00774982">
          <w:t xml:space="preserve"> containing valu</w:t>
        </w:r>
      </w:ins>
      <w:ins w:id="233" w:author="Nathan Field" w:date="2022-10-08T19:42:00Z">
        <w:r w:rsidR="00774982">
          <w:t xml:space="preserve">able documents of some form. </w:t>
        </w:r>
      </w:ins>
      <w:ins w:id="234" w:author="Nathan Field" w:date="2022-10-08T19:48:00Z">
        <w:r w:rsidR="00774982">
          <w:t xml:space="preserve">After </w:t>
        </w:r>
      </w:ins>
      <w:ins w:id="235" w:author="Nathan Field" w:date="2022-10-08T19:42:00Z">
        <w:r w:rsidR="00774982">
          <w:t>passing fingerprint and facial recognition</w:t>
        </w:r>
      </w:ins>
      <w:ins w:id="236" w:author="Nathan Field" w:date="2022-10-08T19:48:00Z">
        <w:r w:rsidR="00774982">
          <w:t xml:space="preserve">, the electric strike door lock is </w:t>
        </w:r>
      </w:ins>
      <w:ins w:id="237" w:author="Nathan Field" w:date="2022-10-08T19:49:00Z">
        <w:r w:rsidR="00774982">
          <w:t>unlocked,</w:t>
        </w:r>
      </w:ins>
      <w:ins w:id="238" w:author="Nathan Field" w:date="2022-10-08T19:48:00Z">
        <w:r w:rsidR="00774982">
          <w:t xml:space="preserve"> and entry is granted</w:t>
        </w:r>
      </w:ins>
      <w:ins w:id="239" w:author="Nathan Field" w:date="2022-10-08T19:42:00Z">
        <w:r w:rsidR="00774982">
          <w:t>.</w:t>
        </w:r>
      </w:ins>
      <w:ins w:id="240" w:author="Nathan Field" w:date="2022-10-08T19:49:00Z">
        <w:r w:rsidR="00774982">
          <w:t xml:space="preserve"> There is a door sensor to detect when the door is open and closed.</w:t>
        </w:r>
      </w:ins>
      <w:ins w:id="241" w:author="Nathan Field" w:date="2022-10-08T19:50:00Z">
        <w:r w:rsidR="00774982">
          <w:t xml:space="preserve"> A</w:t>
        </w:r>
      </w:ins>
      <w:ins w:id="242" w:author="Nathan Field" w:date="2022-10-08T19:45:00Z">
        <w:r w:rsidR="00774982">
          <w:t xml:space="preserve"> Database is used to</w:t>
        </w:r>
      </w:ins>
      <w:ins w:id="243" w:author="Nathan Field" w:date="2022-10-08T19:49:00Z">
        <w:r w:rsidR="00774982">
          <w:t xml:space="preserve"> store fingerprint, facial images, </w:t>
        </w:r>
      </w:ins>
      <w:ins w:id="244" w:author="Nathan Field" w:date="2022-10-08T19:50:00Z">
        <w:r w:rsidR="00774982">
          <w:t>date, and time of access.</w:t>
        </w:r>
      </w:ins>
      <w:ins w:id="245" w:author="Nathan Field" w:date="2022-10-08T19:51:00Z">
        <w:r w:rsidR="00774982">
          <w:t xml:space="preserve"> </w:t>
        </w:r>
        <w:r w:rsidR="002079B7">
          <w:t>Each stage of the process i</w:t>
        </w:r>
      </w:ins>
      <w:ins w:id="246" w:author="Nathan Field" w:date="2022-10-08T19:52:00Z">
        <w:r w:rsidR="002079B7">
          <w:t>s accompanied by</w:t>
        </w:r>
      </w:ins>
      <w:ins w:id="247" w:author="Nathan Field" w:date="2022-10-08T19:51:00Z">
        <w:r w:rsidR="002079B7">
          <w:t xml:space="preserve"> a speaker, </w:t>
        </w:r>
      </w:ins>
      <w:r w:rsidR="00E07998">
        <w:t>buzzer, and LCD display</w:t>
      </w:r>
      <w:ins w:id="248" w:author="Nathan Field" w:date="2022-10-08T19:52:00Z">
        <w:r w:rsidR="002079B7">
          <w:t xml:space="preserve"> to </w:t>
        </w:r>
      </w:ins>
      <w:r w:rsidR="00E07998">
        <w:t>guide the user through the system</w:t>
      </w:r>
      <w:ins w:id="249" w:author="Nathan Field" w:date="2022-10-08T19:51:00Z">
        <w:r w:rsidR="002079B7">
          <w:t>.</w:t>
        </w:r>
      </w:ins>
      <w:ins w:id="250" w:author="Nathan Field" w:date="2022-10-08T19:53:00Z">
        <w:r w:rsidR="002079B7">
          <w:t xml:space="preserve"> </w:t>
        </w:r>
      </w:ins>
      <w:ins w:id="251" w:author="Nathan Field" w:date="2022-10-08T19:54:00Z">
        <w:r w:rsidR="002079B7">
          <w:t>A flask website is to be used to facilitate a typical front-end user.</w:t>
        </w:r>
      </w:ins>
    </w:p>
    <w:p w14:paraId="150D46ED" w14:textId="09B3B800" w:rsidR="00781023" w:rsidRDefault="002F0924" w:rsidP="00781023">
      <w:r>
        <w:t>Team Members Roles:</w:t>
      </w:r>
    </w:p>
    <w:p w14:paraId="34BC5DC3" w14:textId="493EE03B" w:rsidR="002F0924" w:rsidRDefault="002F0924" w:rsidP="002F0924">
      <w:pPr>
        <w:rPr>
          <w:sz w:val="24"/>
          <w:szCs w:val="24"/>
        </w:rPr>
      </w:pPr>
      <w:ins w:id="252" w:author="Nathan Field" w:date="2022-10-08T19:32:00Z">
        <w:r w:rsidRPr="00781023">
          <w:rPr>
            <w:sz w:val="24"/>
            <w:szCs w:val="24"/>
            <w:rPrChange w:id="253" w:author="Nathan Field" w:date="2022-10-08T19:36:00Z">
              <w:rPr/>
            </w:rPrChange>
          </w:rPr>
          <w:t>David Campion</w:t>
        </w:r>
      </w:ins>
      <w:r>
        <w:rPr>
          <w:sz w:val="24"/>
          <w:szCs w:val="24"/>
        </w:rPr>
        <w:t>:</w:t>
      </w:r>
      <w:r w:rsidR="007348F1">
        <w:rPr>
          <w:sz w:val="24"/>
          <w:szCs w:val="24"/>
        </w:rPr>
        <w:t xml:space="preserve"> Frontend + UX</w:t>
      </w:r>
    </w:p>
    <w:p w14:paraId="20FFC1B0" w14:textId="22921101" w:rsidR="002F0924" w:rsidRDefault="002F0924" w:rsidP="002F0924">
      <w:pPr>
        <w:rPr>
          <w:sz w:val="24"/>
          <w:szCs w:val="24"/>
        </w:rPr>
      </w:pPr>
      <w:ins w:id="254" w:author="Nathan Field" w:date="2022-10-08T19:32:00Z">
        <w:r w:rsidRPr="00781023">
          <w:rPr>
            <w:sz w:val="24"/>
            <w:szCs w:val="24"/>
            <w:rPrChange w:id="255" w:author="Nathan Field" w:date="2022-10-08T19:36:00Z">
              <w:rPr/>
            </w:rPrChange>
          </w:rPr>
          <w:t>Michael Flynn</w:t>
        </w:r>
      </w:ins>
      <w:r>
        <w:rPr>
          <w:sz w:val="24"/>
          <w:szCs w:val="24"/>
        </w:rPr>
        <w:t>:</w:t>
      </w:r>
      <w:r w:rsidR="007348F1">
        <w:rPr>
          <w:sz w:val="24"/>
          <w:szCs w:val="24"/>
        </w:rPr>
        <w:t xml:space="preserve"> Database + Testing</w:t>
      </w:r>
    </w:p>
    <w:p w14:paraId="7F0C0D3E" w14:textId="338BB8BA" w:rsidR="002F0924" w:rsidRDefault="002F0924" w:rsidP="002F0924">
      <w:pPr>
        <w:rPr>
          <w:sz w:val="24"/>
          <w:szCs w:val="24"/>
        </w:rPr>
      </w:pPr>
      <w:ins w:id="256" w:author="Nathan Field" w:date="2022-10-08T19:32:00Z">
        <w:r w:rsidRPr="00781023">
          <w:rPr>
            <w:sz w:val="24"/>
            <w:szCs w:val="24"/>
            <w:rPrChange w:id="257" w:author="Nathan Field" w:date="2022-10-08T19:36:00Z">
              <w:rPr/>
            </w:rPrChange>
          </w:rPr>
          <w:t>Nathan Field</w:t>
        </w:r>
      </w:ins>
      <w:r>
        <w:rPr>
          <w:sz w:val="24"/>
          <w:szCs w:val="24"/>
        </w:rPr>
        <w:t>:</w:t>
      </w:r>
      <w:r w:rsidR="007348F1">
        <w:rPr>
          <w:sz w:val="24"/>
          <w:szCs w:val="24"/>
        </w:rPr>
        <w:t xml:space="preserve"> Backend + Testing</w:t>
      </w:r>
    </w:p>
    <w:p w14:paraId="6DF5696C" w14:textId="23E4EC5A" w:rsidR="002F0924" w:rsidRPr="00781023" w:rsidRDefault="002F0924" w:rsidP="002F0924">
      <w:pPr>
        <w:rPr>
          <w:ins w:id="258" w:author="nikita fedan" w:date="2022-10-08T16:24:00Z"/>
          <w:sz w:val="24"/>
          <w:szCs w:val="24"/>
          <w:rPrChange w:id="259" w:author="Nathan Field" w:date="2022-10-08T19:36:00Z">
            <w:rPr>
              <w:ins w:id="260" w:author="nikita fedan" w:date="2022-10-08T16:24:00Z"/>
            </w:rPr>
          </w:rPrChange>
        </w:rPr>
      </w:pPr>
      <w:ins w:id="261" w:author="Nathan Field" w:date="2022-10-08T19:32:00Z">
        <w:r w:rsidRPr="00781023">
          <w:rPr>
            <w:sz w:val="24"/>
            <w:szCs w:val="24"/>
            <w:rPrChange w:id="262" w:author="Nathan Field" w:date="2022-10-08T19:36:00Z">
              <w:rPr/>
            </w:rPrChange>
          </w:rPr>
          <w:t>Nikita Fedans</w:t>
        </w:r>
      </w:ins>
      <w:r>
        <w:rPr>
          <w:sz w:val="24"/>
          <w:szCs w:val="24"/>
        </w:rPr>
        <w:t>:</w:t>
      </w:r>
      <w:r w:rsidR="007348F1">
        <w:rPr>
          <w:sz w:val="24"/>
          <w:szCs w:val="24"/>
        </w:rPr>
        <w:t xml:space="preserve"> Backend + Architecture</w:t>
      </w:r>
    </w:p>
    <w:p w14:paraId="4EA68734" w14:textId="77777777" w:rsidR="002F0924" w:rsidRDefault="002F0924" w:rsidP="00781023">
      <w:pPr>
        <w:rPr>
          <w:ins w:id="263" w:author="Nathan Field" w:date="2022-10-08T19:39:00Z"/>
        </w:rPr>
      </w:pPr>
    </w:p>
    <w:p w14:paraId="60F8A3AE" w14:textId="5F42E126" w:rsidR="00781023" w:rsidRDefault="00781023" w:rsidP="00781023">
      <w:pPr>
        <w:rPr>
          <w:ins w:id="264" w:author="Nathan Field" w:date="2022-10-08T19:39:00Z"/>
        </w:rPr>
      </w:pPr>
    </w:p>
    <w:p w14:paraId="23C44D37" w14:textId="6C553133" w:rsidR="00781023" w:rsidRDefault="00781023" w:rsidP="00781023">
      <w:pPr>
        <w:rPr>
          <w:ins w:id="265" w:author="Nathan Field" w:date="2022-10-08T19:39:00Z"/>
        </w:rPr>
      </w:pPr>
    </w:p>
    <w:p w14:paraId="1B4D63CC" w14:textId="143AFF1F" w:rsidR="00781023" w:rsidRDefault="00781023" w:rsidP="00781023">
      <w:pPr>
        <w:rPr>
          <w:ins w:id="266" w:author="Nathan Field" w:date="2022-10-08T19:39:00Z"/>
        </w:rPr>
      </w:pPr>
    </w:p>
    <w:p w14:paraId="365A12BE" w14:textId="1D1EDEB0" w:rsidR="00781023" w:rsidRDefault="00781023" w:rsidP="00781023">
      <w:pPr>
        <w:rPr>
          <w:ins w:id="267" w:author="Nathan Field" w:date="2022-10-08T19:39:00Z"/>
        </w:rPr>
      </w:pPr>
    </w:p>
    <w:p w14:paraId="4451C58D" w14:textId="6B6E2863" w:rsidR="00781023" w:rsidRDefault="00781023" w:rsidP="00781023">
      <w:pPr>
        <w:rPr>
          <w:ins w:id="268" w:author="Nathan Field" w:date="2022-10-08T19:39:00Z"/>
        </w:rPr>
      </w:pPr>
    </w:p>
    <w:p w14:paraId="7C1056E5" w14:textId="0C069205" w:rsidR="00781023" w:rsidRDefault="00781023" w:rsidP="00781023">
      <w:pPr>
        <w:rPr>
          <w:ins w:id="269" w:author="Nathan Field" w:date="2022-10-08T19:39:00Z"/>
        </w:rPr>
      </w:pPr>
    </w:p>
    <w:p w14:paraId="731C81EF" w14:textId="73EBE357" w:rsidR="00781023" w:rsidRDefault="00781023" w:rsidP="00781023">
      <w:pPr>
        <w:rPr>
          <w:ins w:id="270" w:author="Nathan Field" w:date="2022-10-08T19:39:00Z"/>
        </w:rPr>
      </w:pPr>
    </w:p>
    <w:p w14:paraId="3B7D7C17" w14:textId="31722199" w:rsidR="00781023" w:rsidRDefault="00781023" w:rsidP="00781023">
      <w:pPr>
        <w:rPr>
          <w:ins w:id="271" w:author="Nathan Field" w:date="2022-10-08T19:39:00Z"/>
        </w:rPr>
      </w:pPr>
    </w:p>
    <w:p w14:paraId="027FAACD" w14:textId="7230F4D7" w:rsidR="00781023" w:rsidRDefault="00781023" w:rsidP="00781023">
      <w:pPr>
        <w:rPr>
          <w:ins w:id="272" w:author="Nathan Field" w:date="2022-10-08T19:39:00Z"/>
        </w:rPr>
      </w:pPr>
    </w:p>
    <w:p w14:paraId="1E887436" w14:textId="4E1F0A5B" w:rsidR="00781023" w:rsidRDefault="00781023" w:rsidP="00781023">
      <w:pPr>
        <w:rPr>
          <w:ins w:id="273" w:author="Nathan Field" w:date="2022-10-08T19:39:00Z"/>
        </w:rPr>
      </w:pPr>
    </w:p>
    <w:p w14:paraId="17DD2CC3" w14:textId="5DE5EAD0" w:rsidR="00781023" w:rsidRDefault="00781023" w:rsidP="00781023">
      <w:pPr>
        <w:rPr>
          <w:ins w:id="274" w:author="Nathan Field" w:date="2022-10-20T10:35:00Z"/>
        </w:rPr>
      </w:pPr>
    </w:p>
    <w:p w14:paraId="586E0E5E" w14:textId="77777777" w:rsidR="00AF4213" w:rsidRDefault="00AF4213" w:rsidP="00781023">
      <w:pPr>
        <w:rPr>
          <w:ins w:id="275" w:author="Nathan Field" w:date="2022-10-08T19:39:00Z"/>
        </w:rPr>
      </w:pPr>
    </w:p>
    <w:p w14:paraId="779E23BB" w14:textId="27C8CD55" w:rsidR="00781023" w:rsidRDefault="00781023" w:rsidP="00781023">
      <w:pPr>
        <w:rPr>
          <w:ins w:id="276" w:author="Nathan Field" w:date="2022-10-20T10:37:00Z"/>
        </w:rPr>
      </w:pPr>
    </w:p>
    <w:p w14:paraId="5D7A0EAB" w14:textId="5AAE6596" w:rsidR="006C248D" w:rsidRDefault="006C248D" w:rsidP="00781023">
      <w:pPr>
        <w:rPr>
          <w:ins w:id="277" w:author="Nathan Field" w:date="2022-10-20T10:37:00Z"/>
        </w:rPr>
      </w:pPr>
    </w:p>
    <w:p w14:paraId="6F7C1194" w14:textId="4538C0BA" w:rsidR="006C248D" w:rsidRDefault="006C248D" w:rsidP="00781023">
      <w:pPr>
        <w:rPr>
          <w:ins w:id="278" w:author="Nathan Field" w:date="2022-10-20T10:37:00Z"/>
        </w:rPr>
      </w:pPr>
    </w:p>
    <w:p w14:paraId="2D468B9E" w14:textId="77777777" w:rsidR="006C248D" w:rsidRDefault="006C248D" w:rsidP="00781023">
      <w:pPr>
        <w:rPr>
          <w:ins w:id="279" w:author="Nathan Field" w:date="2022-10-08T19:39:00Z"/>
        </w:rPr>
      </w:pPr>
    </w:p>
    <w:p w14:paraId="4604342D" w14:textId="0D9B2120" w:rsidR="00781023" w:rsidRDefault="00781023" w:rsidP="00781023">
      <w:pPr>
        <w:rPr>
          <w:ins w:id="280" w:author="Nathan Field" w:date="2022-10-08T19:39:00Z"/>
        </w:rPr>
      </w:pPr>
    </w:p>
    <w:p w14:paraId="1352877E" w14:textId="3C3E2DA5" w:rsidR="00781023" w:rsidRPr="00781023" w:rsidRDefault="008035FC" w:rsidP="008035FC">
      <w:pPr>
        <w:pStyle w:val="Heading1"/>
        <w:jc w:val="center"/>
        <w:rPr>
          <w:ins w:id="281" w:author="Nathan Field" w:date="2022-10-08T19:39:00Z"/>
        </w:rPr>
      </w:pPr>
      <w:bookmarkStart w:id="282" w:name="_Toc117157391"/>
      <w:ins w:id="283" w:author="Nathan Field" w:date="2022-10-08T20:20:00Z">
        <w:r>
          <w:lastRenderedPageBreak/>
          <w:t>Hardware</w:t>
        </w:r>
      </w:ins>
      <w:bookmarkEnd w:id="282"/>
    </w:p>
    <w:p w14:paraId="17D1FD75" w14:textId="0A09F1B9" w:rsidR="00781023" w:rsidRDefault="00781023" w:rsidP="000D6DDA">
      <w:pPr>
        <w:jc w:val="center"/>
        <w:rPr>
          <w:ins w:id="284" w:author="Nathan Field" w:date="2022-10-08T19:35:00Z"/>
          <w:b/>
          <w:bCs/>
          <w:color w:val="000000" w:themeColor="text1"/>
          <w:sz w:val="28"/>
          <w:szCs w:val="28"/>
        </w:rPr>
      </w:pPr>
    </w:p>
    <w:p w14:paraId="1D8BE7EE" w14:textId="5AEE8551" w:rsidR="000D6DDA" w:rsidRPr="000D6DDA" w:rsidRDefault="008035FC">
      <w:pPr>
        <w:pStyle w:val="Heading2"/>
        <w:jc w:val="center"/>
        <w:rPr>
          <w:ins w:id="285" w:author="nikita fedan" w:date="2022-10-08T16:24:00Z"/>
          <w:rPrChange w:id="286" w:author="nikita fedan" w:date="2022-10-08T16:28:00Z">
            <w:rPr>
              <w:ins w:id="287" w:author="nikita fedan" w:date="2022-10-08T16:24:00Z"/>
              <w:color w:val="000000" w:themeColor="text1"/>
            </w:rPr>
          </w:rPrChange>
        </w:rPr>
        <w:pPrChange w:id="288" w:author="Nathan Field" w:date="2022-10-08T20:20:00Z">
          <w:pPr>
            <w:jc w:val="center"/>
          </w:pPr>
        </w:pPrChange>
      </w:pPr>
      <w:bookmarkStart w:id="289" w:name="_Toc117157392"/>
      <w:ins w:id="290" w:author="Nathan Field" w:date="2022-10-08T20:15:00Z">
        <w:r>
          <w:t>Circuit Diagrams</w:t>
        </w:r>
      </w:ins>
      <w:bookmarkEnd w:id="289"/>
      <w:ins w:id="291" w:author="nikita fedan" w:date="2022-10-08T16:24:00Z">
        <w:del w:id="292" w:author="Nathan Field" w:date="2022-10-08T20:15:00Z">
          <w:r w:rsidR="000D6DDA" w:rsidRPr="00781023" w:rsidDel="008035FC">
            <w:delText>Hardware</w:delText>
          </w:r>
        </w:del>
      </w:ins>
    </w:p>
    <w:p w14:paraId="64AF16E9" w14:textId="24DBDF50" w:rsidR="000D6DDA" w:rsidRPr="000D6DDA" w:rsidRDefault="000D6DDA" w:rsidP="000D6DDA">
      <w:pPr>
        <w:rPr>
          <w:ins w:id="293" w:author="nikita fedan" w:date="2022-10-08T16:21:00Z"/>
          <w:b/>
          <w:bCs/>
          <w:color w:val="000000" w:themeColor="text1"/>
          <w:rPrChange w:id="294" w:author="nikita fedan" w:date="2022-10-08T16:29:00Z">
            <w:rPr>
              <w:ins w:id="295" w:author="nikita fedan" w:date="2022-10-08T16:21:00Z"/>
            </w:rPr>
          </w:rPrChange>
        </w:rPr>
      </w:pPr>
      <w:ins w:id="296" w:author="nikita fedan" w:date="2022-10-08T16:25:00Z">
        <w:r w:rsidRPr="000D6DDA">
          <w:rPr>
            <w:b/>
            <w:bCs/>
            <w:color w:val="000000" w:themeColor="text1"/>
            <w:rPrChange w:id="297" w:author="nikita fedan" w:date="2022-10-08T16:29:00Z">
              <w:rPr>
                <w:color w:val="000000" w:themeColor="text1"/>
              </w:rPr>
            </w:rPrChange>
          </w:rPr>
          <w:t>Circuit:</w:t>
        </w:r>
      </w:ins>
    </w:p>
    <w:p w14:paraId="72EB83BA" w14:textId="272C9C14" w:rsidR="000D6DDA" w:rsidRDefault="000D0B03" w:rsidP="00EC11D6">
      <w:pPr>
        <w:rPr>
          <w:ins w:id="298" w:author="Nathan Field" w:date="2022-10-07T13:46:00Z"/>
        </w:rPr>
      </w:pPr>
      <w:r w:rsidRPr="000D0B03">
        <w:rPr>
          <w:noProof/>
        </w:rPr>
        <w:drawing>
          <wp:inline distT="0" distB="0" distL="0" distR="0" wp14:anchorId="756C72D2" wp14:editId="6B9A647C">
            <wp:extent cx="5731510" cy="463232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4632325"/>
                    </a:xfrm>
                    <a:prstGeom prst="rect">
                      <a:avLst/>
                    </a:prstGeom>
                  </pic:spPr>
                </pic:pic>
              </a:graphicData>
            </a:graphic>
          </wp:inline>
        </w:drawing>
      </w:r>
    </w:p>
    <w:p w14:paraId="691C3EA6" w14:textId="505A5D3E" w:rsidR="003A1AED" w:rsidRDefault="003A1AED" w:rsidP="00EC11D6">
      <w:pPr>
        <w:rPr>
          <w:ins w:id="299" w:author="nikita fedan" w:date="2022-10-08T16:25:00Z"/>
        </w:rPr>
      </w:pPr>
    </w:p>
    <w:p w14:paraId="7F1389D4" w14:textId="77777777" w:rsidR="000D6DDA" w:rsidRDefault="000D6DDA" w:rsidP="00EC11D6">
      <w:pPr>
        <w:rPr>
          <w:ins w:id="300" w:author="nikita fedan" w:date="2022-10-08T16:28:00Z"/>
        </w:rPr>
      </w:pPr>
    </w:p>
    <w:p w14:paraId="1752F857" w14:textId="5C4A10D9" w:rsidR="000D6DDA" w:rsidRPr="000D6DDA" w:rsidRDefault="000D6DDA" w:rsidP="000D6DDA">
      <w:pPr>
        <w:rPr>
          <w:ins w:id="301" w:author="nikita fedan" w:date="2022-10-08T16:30:00Z"/>
          <w:b/>
          <w:bCs/>
          <w:rPrChange w:id="302" w:author="nikita fedan" w:date="2022-10-08T16:30:00Z">
            <w:rPr>
              <w:ins w:id="303" w:author="nikita fedan" w:date="2022-10-08T16:30:00Z"/>
            </w:rPr>
          </w:rPrChange>
        </w:rPr>
      </w:pPr>
      <w:ins w:id="304" w:author="nikita fedan" w:date="2022-10-08T16:30:00Z">
        <w:r w:rsidRPr="000D6DDA">
          <w:rPr>
            <w:b/>
            <w:bCs/>
            <w:rPrChange w:id="305" w:author="nikita fedan" w:date="2022-10-08T16:30:00Z">
              <w:rPr/>
            </w:rPrChange>
          </w:rPr>
          <w:t>Fritzing circuit commentary</w:t>
        </w:r>
        <w:r>
          <w:rPr>
            <w:b/>
            <w:bCs/>
          </w:rPr>
          <w:t>:</w:t>
        </w:r>
      </w:ins>
    </w:p>
    <w:p w14:paraId="650DD4A1" w14:textId="583B5C6E" w:rsidR="000D6DDA" w:rsidRPr="000D6DDA" w:rsidRDefault="000D6DDA" w:rsidP="000D6DDA">
      <w:pPr>
        <w:numPr>
          <w:ilvl w:val="0"/>
          <w:numId w:val="1"/>
        </w:numPr>
        <w:rPr>
          <w:ins w:id="306" w:author="nikita fedan" w:date="2022-10-08T16:30:00Z"/>
        </w:rPr>
      </w:pPr>
      <w:ins w:id="307" w:author="nikita fedan" w:date="2022-10-08T16:30:00Z">
        <w:r w:rsidRPr="000D6DDA">
          <w:t>Raspberry pi 3 used for diagram</w:t>
        </w:r>
        <w:r>
          <w:t>.</w:t>
        </w:r>
      </w:ins>
      <w:r w:rsidR="000D0B03">
        <w:t xml:space="preserve"> (4 was unavailable)</w:t>
      </w:r>
    </w:p>
    <w:p w14:paraId="5EA31913" w14:textId="3E2AD426" w:rsidR="000D6DDA" w:rsidRPr="000D6DDA" w:rsidRDefault="000D6DDA" w:rsidP="000D6DDA">
      <w:pPr>
        <w:numPr>
          <w:ilvl w:val="0"/>
          <w:numId w:val="1"/>
        </w:numPr>
        <w:rPr>
          <w:ins w:id="308" w:author="nikita fedan" w:date="2022-10-08T16:30:00Z"/>
        </w:rPr>
      </w:pPr>
      <w:ins w:id="309" w:author="nikita fedan" w:date="2022-10-08T16:30:00Z">
        <w:r w:rsidRPr="000D6DDA">
          <w:t xml:space="preserve">Assuming </w:t>
        </w:r>
      </w:ins>
      <w:r w:rsidR="000D0B03" w:rsidRPr="000D6DDA">
        <w:t>LEDs</w:t>
      </w:r>
      <w:ins w:id="310" w:author="nikita fedan" w:date="2022-10-08T16:30:00Z">
        <w:r w:rsidRPr="000D6DDA">
          <w:t xml:space="preserve"> need 2.2 forward voltage, the resistor needed is a 68.75 ohm one</w:t>
        </w:r>
      </w:ins>
      <w:ins w:id="311" w:author="Nathan Field" w:date="2022-10-08T20:00:00Z">
        <w:r w:rsidR="002079B7">
          <w:t>.</w:t>
        </w:r>
      </w:ins>
      <w:ins w:id="312" w:author="nikita fedan" w:date="2022-10-08T16:30:00Z">
        <w:del w:id="313" w:author="Nathan Field" w:date="2022-10-08T20:00:00Z">
          <w:r w:rsidRPr="000D6DDA" w:rsidDel="002079B7">
            <w:delText>, however luckily for us, 68 ohm resistors exist</w:delText>
          </w:r>
          <w:r w:rsidDel="002079B7">
            <w:delText>.</w:delText>
          </w:r>
        </w:del>
      </w:ins>
    </w:p>
    <w:p w14:paraId="3205E005" w14:textId="4A60CD5B" w:rsidR="000D6DDA" w:rsidRPr="000D6DDA" w:rsidRDefault="000D6DDA" w:rsidP="000D6DDA">
      <w:pPr>
        <w:numPr>
          <w:ilvl w:val="0"/>
          <w:numId w:val="1"/>
        </w:numPr>
        <w:rPr>
          <w:ins w:id="314" w:author="nikita fedan" w:date="2022-10-08T16:30:00Z"/>
        </w:rPr>
      </w:pPr>
      <w:ins w:id="315" w:author="nikita fedan" w:date="2022-10-08T16:30:00Z">
        <w:r w:rsidRPr="000D6DDA">
          <w:t xml:space="preserve">The grounds of all the </w:t>
        </w:r>
      </w:ins>
      <w:r w:rsidR="000D0B03" w:rsidRPr="000D6DDA">
        <w:t>LEDs</w:t>
      </w:r>
      <w:ins w:id="316" w:author="nikita fedan" w:date="2022-10-08T16:30:00Z">
        <w:r w:rsidRPr="000D6DDA">
          <w:t xml:space="preserve"> may be connected, and then plugged into a single ground pin on the pi, freeing up n-1 ground pins.</w:t>
        </w:r>
        <w:r>
          <w:t xml:space="preserve"> </w:t>
        </w:r>
      </w:ins>
    </w:p>
    <w:p w14:paraId="1E3CF32B" w14:textId="274C3595" w:rsidR="000D6DDA" w:rsidRDefault="000D6DDA" w:rsidP="000D6DDA">
      <w:pPr>
        <w:numPr>
          <w:ilvl w:val="0"/>
          <w:numId w:val="1"/>
        </w:numPr>
        <w:rPr>
          <w:ins w:id="317" w:author="nikita fedan" w:date="2022-10-09T14:10:00Z"/>
        </w:rPr>
      </w:pPr>
      <w:ins w:id="318" w:author="nikita fedan" w:date="2022-10-08T16:30:00Z">
        <w:r w:rsidRPr="000D6DDA">
          <w:t>Momentary switch button will be used for sending a signal to raspberry pi.</w:t>
        </w:r>
      </w:ins>
    </w:p>
    <w:p w14:paraId="31B061B5" w14:textId="7AF1FFE9" w:rsidR="00852D55" w:rsidRDefault="00852D55" w:rsidP="000D6DDA">
      <w:pPr>
        <w:numPr>
          <w:ilvl w:val="0"/>
          <w:numId w:val="1"/>
        </w:numPr>
        <w:rPr>
          <w:ins w:id="319" w:author="nikita fedan" w:date="2022-10-09T16:28:00Z"/>
        </w:rPr>
      </w:pPr>
      <w:ins w:id="320" w:author="nikita fedan" w:date="2022-10-09T14:10:00Z">
        <w:r>
          <w:t>No physical pull</w:t>
        </w:r>
      </w:ins>
      <w:ins w:id="321" w:author="Nathan Field" w:date="2022-10-20T10:54:00Z">
        <w:r w:rsidR="00760F24">
          <w:t>-</w:t>
        </w:r>
      </w:ins>
      <w:ins w:id="322" w:author="nikita fedan" w:date="2022-10-09T14:10:00Z">
        <w:del w:id="323" w:author="Nathan Field" w:date="2022-10-20T10:54:00Z">
          <w:r w:rsidDel="00760F24">
            <w:delText xml:space="preserve"> </w:delText>
          </w:r>
        </w:del>
        <w:r>
          <w:t>down resistor is needed for the switch since an internal pull</w:t>
        </w:r>
      </w:ins>
      <w:ins w:id="324" w:author="Nathan Field" w:date="2022-10-20T10:54:00Z">
        <w:r w:rsidR="00760F24">
          <w:t>-</w:t>
        </w:r>
      </w:ins>
      <w:ins w:id="325" w:author="nikita fedan" w:date="2022-10-09T14:11:00Z">
        <w:del w:id="326" w:author="Nathan Field" w:date="2022-10-20T10:54:00Z">
          <w:r w:rsidDel="00760F24">
            <w:delText xml:space="preserve"> </w:delText>
          </w:r>
        </w:del>
        <w:r>
          <w:t>down resistor may be assigned to a pin through code.</w:t>
        </w:r>
      </w:ins>
    </w:p>
    <w:p w14:paraId="4C713313" w14:textId="7F9DC31F" w:rsidR="00B9392D" w:rsidRDefault="00A554BC" w:rsidP="000D6DDA">
      <w:pPr>
        <w:numPr>
          <w:ilvl w:val="0"/>
          <w:numId w:val="1"/>
        </w:numPr>
        <w:rPr>
          <w:ins w:id="327" w:author="nikita fedan" w:date="2022-10-09T19:24:00Z"/>
        </w:rPr>
      </w:pPr>
      <w:r>
        <w:t xml:space="preserve">LCD display requires a large </w:t>
      </w:r>
      <w:r w:rsidR="00E07998">
        <w:t>number</w:t>
      </w:r>
      <w:r>
        <w:t xml:space="preserve"> of wires and specific part was unavailable in fritzing.</w:t>
      </w:r>
    </w:p>
    <w:p w14:paraId="16030E3E" w14:textId="6A6CC0E1" w:rsidR="00C64CDB" w:rsidRPr="007348F1" w:rsidRDefault="00BA21A6" w:rsidP="000D6DDA">
      <w:pPr>
        <w:numPr>
          <w:ilvl w:val="0"/>
          <w:numId w:val="1"/>
        </w:numPr>
        <w:rPr>
          <w:ins w:id="328" w:author="nikita fedan" w:date="2022-10-09T16:41:00Z"/>
          <w:b/>
          <w:bCs/>
        </w:rPr>
      </w:pPr>
      <w:ins w:id="329" w:author="nikita fedan" w:date="2022-10-09T19:24:00Z">
        <w:r>
          <w:lastRenderedPageBreak/>
          <w:t>On the PIR sensor in the fritzing diagram, the VCC</w:t>
        </w:r>
      </w:ins>
      <w:ins w:id="330" w:author="nikita fedan" w:date="2022-10-09T19:26:00Z">
        <w:r>
          <w:t>,</w:t>
        </w:r>
      </w:ins>
      <w:ins w:id="331" w:author="nikita fedan" w:date="2022-10-09T19:24:00Z">
        <w:r>
          <w:t xml:space="preserve"> </w:t>
        </w:r>
      </w:ins>
      <w:ins w:id="332" w:author="nikita fedan" w:date="2022-10-09T19:25:00Z">
        <w:r>
          <w:t>OUT</w:t>
        </w:r>
      </w:ins>
      <w:ins w:id="333" w:author="nikita fedan" w:date="2022-10-09T19:26:00Z">
        <w:r>
          <w:t>,</w:t>
        </w:r>
      </w:ins>
      <w:ins w:id="334" w:author="nikita fedan" w:date="2022-10-09T19:25:00Z">
        <w:r>
          <w:t xml:space="preserve"> and GND are inverted compared to the PIR sensors bought from </w:t>
        </w:r>
      </w:ins>
      <w:ins w:id="335" w:author="Nathan Field" w:date="2022-10-20T10:54:00Z">
        <w:r w:rsidR="00760F24">
          <w:t>www.</w:t>
        </w:r>
      </w:ins>
      <w:ins w:id="336" w:author="nikita fedan" w:date="2022-10-09T19:25:00Z">
        <w:r>
          <w:t>pihut</w:t>
        </w:r>
      </w:ins>
      <w:ins w:id="337" w:author="Nathan Field" w:date="2022-10-20T10:54:00Z">
        <w:r w:rsidR="00760F24">
          <w:t>.com</w:t>
        </w:r>
      </w:ins>
      <w:ins w:id="338" w:author="nikita fedan" w:date="2022-10-09T19:26:00Z">
        <w:r>
          <w:t>, so exercise caution when wiring the real thing.</w:t>
        </w:r>
      </w:ins>
    </w:p>
    <w:p w14:paraId="7AE10093" w14:textId="77777777" w:rsidR="00FF67BC" w:rsidRPr="000D6DDA" w:rsidRDefault="00FF67BC" w:rsidP="000D6DDA">
      <w:pPr>
        <w:rPr>
          <w:ins w:id="339" w:author="nikita fedan" w:date="2022-10-08T16:31:00Z"/>
          <w:b/>
          <w:bCs/>
          <w:rPrChange w:id="340" w:author="nikita fedan" w:date="2022-10-08T16:31:00Z">
            <w:rPr>
              <w:ins w:id="341" w:author="nikita fedan" w:date="2022-10-08T16:31:00Z"/>
            </w:rPr>
          </w:rPrChange>
        </w:rPr>
      </w:pPr>
    </w:p>
    <w:p w14:paraId="45BD9C31" w14:textId="7642D62A" w:rsidR="000D6DDA" w:rsidRDefault="000D6DDA" w:rsidP="000D6DDA">
      <w:pPr>
        <w:rPr>
          <w:ins w:id="342" w:author="nikita fedan" w:date="2022-10-08T16:31:00Z"/>
          <w:b/>
          <w:bCs/>
        </w:rPr>
      </w:pPr>
      <w:ins w:id="343" w:author="nikita fedan" w:date="2022-10-08T16:31:00Z">
        <w:r w:rsidRPr="000D6DDA">
          <w:rPr>
            <w:b/>
            <w:bCs/>
            <w:rPrChange w:id="344" w:author="nikita fedan" w:date="2022-10-08T16:31:00Z">
              <w:rPr/>
            </w:rPrChange>
          </w:rPr>
          <w:t>Problems to solve:</w:t>
        </w:r>
      </w:ins>
    </w:p>
    <w:p w14:paraId="08EAE586" w14:textId="7D3F87D6" w:rsidR="001F639A" w:rsidRPr="000D6DDA" w:rsidRDefault="001F639A" w:rsidP="001F639A">
      <w:pPr>
        <w:numPr>
          <w:ilvl w:val="0"/>
          <w:numId w:val="1"/>
        </w:numPr>
        <w:rPr>
          <w:ins w:id="345" w:author="nikita fedan" w:date="2022-10-08T16:32:00Z"/>
        </w:rPr>
      </w:pPr>
      <w:ins w:id="346" w:author="nikita fedan" w:date="2022-10-08T16:34:00Z">
        <w:r>
          <w:t>Research how to restrict the “Field of vision” of the pir sensor to only see a specific area.</w:t>
        </w:r>
      </w:ins>
    </w:p>
    <w:p w14:paraId="0C0A0CEC" w14:textId="48624EBB" w:rsidR="000D6DDA" w:rsidRDefault="001F639A" w:rsidP="00EC11D6">
      <w:pPr>
        <w:numPr>
          <w:ilvl w:val="0"/>
          <w:numId w:val="1"/>
        </w:numPr>
        <w:rPr>
          <w:ins w:id="347" w:author="nikita fedan" w:date="2022-10-08T16:35:00Z"/>
        </w:rPr>
      </w:pPr>
      <w:ins w:id="348" w:author="nikita fedan" w:date="2022-10-08T16:35:00Z">
        <w:r>
          <w:t>Build homemade door s</w:t>
        </w:r>
      </w:ins>
      <w:r w:rsidR="000D0B03">
        <w:t>ensor.</w:t>
      </w:r>
    </w:p>
    <w:p w14:paraId="4EF61327" w14:textId="2F33261B" w:rsidR="001F639A" w:rsidRDefault="00A554BC" w:rsidP="001F639A">
      <w:pPr>
        <w:numPr>
          <w:ilvl w:val="0"/>
          <w:numId w:val="1"/>
        </w:numPr>
        <w:rPr>
          <w:ins w:id="349" w:author="nikita fedan" w:date="2022-10-08T16:38:00Z"/>
        </w:rPr>
      </w:pPr>
      <w:r>
        <w:t xml:space="preserve">Cross-communication of </w:t>
      </w:r>
      <w:r w:rsidR="000D0B03">
        <w:t>2 raspberry pi’s for each side of a doorway.</w:t>
      </w:r>
    </w:p>
    <w:p w14:paraId="674EF0AE" w14:textId="77777777" w:rsidR="001F639A" w:rsidRDefault="001F639A" w:rsidP="001F639A">
      <w:pPr>
        <w:rPr>
          <w:ins w:id="350" w:author="nikita fedan" w:date="2022-10-08T16:38:00Z"/>
        </w:rPr>
      </w:pPr>
    </w:p>
    <w:p w14:paraId="5A742477" w14:textId="0CE3608E" w:rsidR="001F639A" w:rsidRPr="004E371E" w:rsidRDefault="001F639A">
      <w:pPr>
        <w:pStyle w:val="Heading2"/>
        <w:jc w:val="center"/>
        <w:rPr>
          <w:ins w:id="351" w:author="nikita fedan" w:date="2022-10-08T16:38:00Z"/>
        </w:rPr>
        <w:pPrChange w:id="352" w:author="Nathan Field" w:date="2022-10-08T20:21:00Z">
          <w:pPr/>
        </w:pPrChange>
      </w:pPr>
      <w:bookmarkStart w:id="353" w:name="_Toc117157393"/>
      <w:ins w:id="354" w:author="nikita fedan" w:date="2022-10-08T16:38:00Z">
        <w:r w:rsidRPr="004E371E">
          <w:t xml:space="preserve">Hardware </w:t>
        </w:r>
      </w:ins>
      <w:ins w:id="355" w:author="Nathan Field" w:date="2022-10-08T20:15:00Z">
        <w:r w:rsidR="008035FC">
          <w:t>Requirements</w:t>
        </w:r>
      </w:ins>
      <w:ins w:id="356" w:author="nikita fedan" w:date="2022-10-08T16:38:00Z">
        <w:del w:id="357" w:author="Nathan Field" w:date="2022-10-08T20:15:00Z">
          <w:r w:rsidRPr="004E371E" w:rsidDel="008035FC">
            <w:delText>needs</w:delText>
          </w:r>
        </w:del>
        <w:r w:rsidRPr="004E371E">
          <w:t>:</w:t>
        </w:r>
        <w:bookmarkEnd w:id="353"/>
      </w:ins>
    </w:p>
    <w:p w14:paraId="34A7E098" w14:textId="77777777" w:rsidR="001F639A" w:rsidRPr="004E371E" w:rsidRDefault="001F639A" w:rsidP="001F639A">
      <w:pPr>
        <w:rPr>
          <w:ins w:id="358" w:author="nikita fedan" w:date="2022-10-08T16:38:00Z"/>
          <w:b/>
          <w:bCs/>
        </w:rPr>
      </w:pPr>
      <w:ins w:id="359" w:author="nikita fedan" w:date="2022-10-08T16:38:00Z">
        <w:r w:rsidRPr="004E371E">
          <w:rPr>
            <w:b/>
            <w:bCs/>
          </w:rPr>
          <w:t xml:space="preserve">Acquired: </w:t>
        </w:r>
      </w:ins>
    </w:p>
    <w:p w14:paraId="275FE842" w14:textId="77777777" w:rsidR="001F639A" w:rsidRPr="004E371E" w:rsidRDefault="001F639A" w:rsidP="001F639A">
      <w:pPr>
        <w:rPr>
          <w:ins w:id="360" w:author="nikita fedan" w:date="2022-10-08T16:38:00Z"/>
        </w:rPr>
      </w:pPr>
      <w:ins w:id="361" w:author="nikita fedan" w:date="2022-10-08T16:38:00Z">
        <w:r w:rsidRPr="004E371E">
          <w:t xml:space="preserve">1x pir sensor </w:t>
        </w:r>
      </w:ins>
    </w:p>
    <w:p w14:paraId="255DF8EE" w14:textId="77777777" w:rsidR="001F639A" w:rsidRPr="004E371E" w:rsidRDefault="001F639A" w:rsidP="001F639A">
      <w:pPr>
        <w:rPr>
          <w:ins w:id="362" w:author="nikita fedan" w:date="2022-10-08T16:38:00Z"/>
        </w:rPr>
      </w:pPr>
      <w:ins w:id="363" w:author="nikita fedan" w:date="2022-10-08T16:38:00Z">
        <w:r w:rsidRPr="004E371E">
          <w:t xml:space="preserve">1x pi camera module (specially made, plugs into special port) </w:t>
        </w:r>
      </w:ins>
    </w:p>
    <w:p w14:paraId="21238AD8" w14:textId="1A36A875" w:rsidR="001F639A" w:rsidRPr="004E371E" w:rsidRDefault="001F639A" w:rsidP="001F639A">
      <w:pPr>
        <w:rPr>
          <w:ins w:id="364" w:author="nikita fedan" w:date="2022-10-08T16:38:00Z"/>
        </w:rPr>
      </w:pPr>
      <w:ins w:id="365" w:author="nikita fedan" w:date="2022-10-08T16:38:00Z">
        <w:r w:rsidRPr="004E371E">
          <w:t xml:space="preserve">1x buzzer (works with </w:t>
        </w:r>
      </w:ins>
      <w:r w:rsidR="00E07998">
        <w:t>GPIO</w:t>
      </w:r>
      <w:ins w:id="366" w:author="nikita fedan" w:date="2022-10-08T16:38:00Z">
        <w:r w:rsidRPr="004E371E">
          <w:t xml:space="preserve"> and </w:t>
        </w:r>
      </w:ins>
      <w:r w:rsidR="000D0B03" w:rsidRPr="004E371E">
        <w:t>220-ohm</w:t>
      </w:r>
      <w:ins w:id="367" w:author="nikita fedan" w:date="2022-10-08T16:38:00Z">
        <w:r w:rsidRPr="004E371E">
          <w:t xml:space="preserve"> resistor)</w:t>
        </w:r>
      </w:ins>
    </w:p>
    <w:p w14:paraId="658BBDCE" w14:textId="4AAB5FDE" w:rsidR="001F639A" w:rsidRPr="004E371E" w:rsidRDefault="001F639A" w:rsidP="001F639A">
      <w:pPr>
        <w:rPr>
          <w:ins w:id="368" w:author="nikita fedan" w:date="2022-10-08T16:38:00Z"/>
        </w:rPr>
      </w:pPr>
      <w:ins w:id="369" w:author="nikita fedan" w:date="2022-10-08T16:38:00Z">
        <w:r w:rsidRPr="004E371E">
          <w:t>1x speaker (</w:t>
        </w:r>
      </w:ins>
      <w:ins w:id="370" w:author="Nathan Field" w:date="2022-10-20T11:22:00Z">
        <w:r w:rsidR="00F436B3">
          <w:t>HDMX speaker</w:t>
        </w:r>
      </w:ins>
      <w:ins w:id="371" w:author="nikita fedan" w:date="2022-10-08T16:38:00Z">
        <w:del w:id="372" w:author="Nathan Field" w:date="2022-10-20T11:22:00Z">
          <w:r w:rsidRPr="004E371E" w:rsidDel="00F436B3">
            <w:delText>hdmx</w:delText>
          </w:r>
        </w:del>
        <w:r w:rsidRPr="004E371E">
          <w:t xml:space="preserve">, connected to aux, perhaps powered </w:t>
        </w:r>
      </w:ins>
      <w:r w:rsidR="000D0B03" w:rsidRPr="004E371E">
        <w:t>through</w:t>
      </w:r>
      <w:ins w:id="373" w:author="nikita fedan" w:date="2022-10-08T16:38:00Z">
        <w:r w:rsidRPr="004E371E">
          <w:t xml:space="preserve"> </w:t>
        </w:r>
      </w:ins>
      <w:r w:rsidR="00E07998">
        <w:t>USB</w:t>
      </w:r>
      <w:ins w:id="374" w:author="nikita fedan" w:date="2022-10-08T16:38:00Z">
        <w:r w:rsidRPr="004E371E">
          <w:t>)</w:t>
        </w:r>
      </w:ins>
    </w:p>
    <w:p w14:paraId="3CFD71DC" w14:textId="254D99C0" w:rsidR="001F639A" w:rsidRPr="004E371E" w:rsidRDefault="001F639A" w:rsidP="001F639A">
      <w:pPr>
        <w:rPr>
          <w:ins w:id="375" w:author="nikita fedan" w:date="2022-10-08T16:38:00Z"/>
          <w:b/>
          <w:bCs/>
        </w:rPr>
      </w:pPr>
      <w:ins w:id="376" w:author="nikita fedan" w:date="2022-10-08T16:38:00Z">
        <w:r w:rsidRPr="004E371E">
          <w:rPr>
            <w:b/>
            <w:bCs/>
          </w:rPr>
          <w:t>Purchase</w:t>
        </w:r>
      </w:ins>
      <w:r w:rsidR="000D0B03">
        <w:rPr>
          <w:b/>
          <w:bCs/>
        </w:rPr>
        <w:t>s</w:t>
      </w:r>
      <w:ins w:id="377" w:author="nikita fedan" w:date="2022-10-08T16:38:00Z">
        <w:r w:rsidRPr="004E371E">
          <w:rPr>
            <w:b/>
            <w:bCs/>
          </w:rPr>
          <w:t xml:space="preserve"> required:</w:t>
        </w:r>
      </w:ins>
    </w:p>
    <w:p w14:paraId="6205DF95" w14:textId="77777777" w:rsidR="001F639A" w:rsidRPr="004E371E" w:rsidRDefault="001F639A" w:rsidP="001F639A">
      <w:pPr>
        <w:rPr>
          <w:ins w:id="378" w:author="nikita fedan" w:date="2022-10-08T16:38:00Z"/>
        </w:rPr>
      </w:pPr>
      <w:ins w:id="379" w:author="nikita fedan" w:date="2022-10-08T16:38:00Z">
        <w:r w:rsidRPr="004E371E">
          <w:rPr>
            <w:color w:val="000000" w:themeColor="text1"/>
          </w:rPr>
          <w:t xml:space="preserve">1x fingerprint sensor </w:t>
        </w:r>
        <w:r w:rsidRPr="004E371E">
          <w:fldChar w:fldCharType="begin"/>
        </w:r>
        <w:r w:rsidRPr="004E371E">
          <w:instrText xml:space="preserve"> HYPERLINK "https://thepihut.com/products/round-all-in-one-capacitive-fingerprint-sensor-d?variant=41540357849283" </w:instrText>
        </w:r>
        <w:r w:rsidRPr="004E371E">
          <w:fldChar w:fldCharType="separate"/>
        </w:r>
        <w:r w:rsidRPr="004E371E">
          <w:rPr>
            <w:rStyle w:val="Hyperlink"/>
          </w:rPr>
          <w:t>https://thepihut.com/products/round-all-in-one-capacitive-fingerprint-sensor-d?variant=41540357849283</w:t>
        </w:r>
        <w:r w:rsidRPr="004E371E">
          <w:fldChar w:fldCharType="end"/>
        </w:r>
        <w:r>
          <w:t xml:space="preserve"> </w:t>
        </w:r>
      </w:ins>
    </w:p>
    <w:p w14:paraId="165F4F18" w14:textId="77777777" w:rsidR="001F639A" w:rsidRPr="004E371E" w:rsidRDefault="001F639A" w:rsidP="001F639A">
      <w:pPr>
        <w:rPr>
          <w:ins w:id="380" w:author="nikita fedan" w:date="2022-10-08T16:38:00Z"/>
        </w:rPr>
      </w:pPr>
      <w:ins w:id="381" w:author="nikita fedan" w:date="2022-10-08T16:38:00Z">
        <w:r w:rsidRPr="004E371E">
          <w:rPr>
            <w:color w:val="000000" w:themeColor="text1"/>
          </w:rPr>
          <w:t xml:space="preserve">1x USB to UART </w:t>
        </w:r>
        <w:r w:rsidRPr="004E371E">
          <w:fldChar w:fldCharType="begin"/>
        </w:r>
        <w:r w:rsidRPr="004E371E">
          <w:instrText xml:space="preserve"> HYPERLINK "https://thepihut.com/products/usb-to-uart-module-micro-mini-type-a-or-type-c?variant=41771472584899" </w:instrText>
        </w:r>
        <w:r w:rsidRPr="004E371E">
          <w:fldChar w:fldCharType="separate"/>
        </w:r>
        <w:r w:rsidRPr="004E371E">
          <w:rPr>
            <w:rStyle w:val="Hyperlink"/>
          </w:rPr>
          <w:t>https://thepihut.com/products/usb-to-uart-module-micro-mini-type-a-or-type-c?variant=41771472584899</w:t>
        </w:r>
        <w:r w:rsidRPr="004E371E">
          <w:fldChar w:fldCharType="end"/>
        </w:r>
        <w:r w:rsidRPr="004E371E">
          <w:t xml:space="preserve"> </w:t>
        </w:r>
      </w:ins>
    </w:p>
    <w:p w14:paraId="5E012197" w14:textId="3145E3C5" w:rsidR="000D0B03" w:rsidRDefault="000D0B03" w:rsidP="001F639A">
      <w:pPr>
        <w:rPr>
          <w:color w:val="000000" w:themeColor="text1"/>
        </w:rPr>
      </w:pPr>
      <w:r>
        <w:rPr>
          <w:color w:val="000000" w:themeColor="text1"/>
        </w:rPr>
        <w:t xml:space="preserve">1x 1.3” IPS LCD Display </w:t>
      </w:r>
      <w:hyperlink r:id="rId11" w:history="1">
        <w:r w:rsidRPr="000D0B03">
          <w:rPr>
            <w:rStyle w:val="Hyperlink"/>
          </w:rPr>
          <w:t>https://thepihut.com/collections/raspberry-pi-screens/products/1-3-ips-lcd-display-module-for-raspberry-pi-pico-240x240</w:t>
        </w:r>
      </w:hyperlink>
    </w:p>
    <w:p w14:paraId="39535FA4" w14:textId="2D101BA4" w:rsidR="001F639A" w:rsidRPr="004E371E" w:rsidRDefault="001F639A" w:rsidP="001F639A">
      <w:pPr>
        <w:rPr>
          <w:ins w:id="382" w:author="nikita fedan" w:date="2022-10-08T16:38:00Z"/>
        </w:rPr>
      </w:pPr>
      <w:ins w:id="383" w:author="nikita fedan" w:date="2022-10-08T16:38:00Z">
        <w:r w:rsidRPr="004E371E">
          <w:rPr>
            <w:color w:val="000000" w:themeColor="text1"/>
          </w:rPr>
          <w:t xml:space="preserve">1x electric strike lock </w:t>
        </w:r>
        <w:r w:rsidRPr="004E371E">
          <w:fldChar w:fldCharType="begin"/>
        </w:r>
        <w:r w:rsidRPr="004E371E">
          <w:instrText xml:space="preserve"> HYPERLINK "https://www.amazon.co.uk/gp/product/B0027VB810?psc=1" </w:instrText>
        </w:r>
        <w:r w:rsidRPr="004E371E">
          <w:fldChar w:fldCharType="separate"/>
        </w:r>
        <w:r w:rsidRPr="004E371E">
          <w:rPr>
            <w:rStyle w:val="Hyperlink"/>
          </w:rPr>
          <w:t>https://www.amazon.co.uk/gp/product/B0027VB810?psc=1</w:t>
        </w:r>
        <w:r w:rsidRPr="004E371E">
          <w:fldChar w:fldCharType="end"/>
        </w:r>
        <w:r w:rsidRPr="004E371E">
          <w:t xml:space="preserve"> </w:t>
        </w:r>
      </w:ins>
    </w:p>
    <w:p w14:paraId="4E88E1F5" w14:textId="77777777" w:rsidR="001F639A" w:rsidRPr="004E371E" w:rsidRDefault="001F639A" w:rsidP="001F639A">
      <w:pPr>
        <w:rPr>
          <w:ins w:id="384" w:author="nikita fedan" w:date="2022-10-08T16:38:00Z"/>
          <w:color w:val="000000" w:themeColor="text1"/>
        </w:rPr>
      </w:pPr>
      <w:ins w:id="385" w:author="nikita fedan" w:date="2022-10-08T16:38:00Z">
        <w:r w:rsidRPr="004E371E">
          <w:rPr>
            <w:color w:val="000000" w:themeColor="text1"/>
          </w:rPr>
          <w:t>1x door switch (commercial or built)</w:t>
        </w:r>
      </w:ins>
    </w:p>
    <w:p w14:paraId="6E87231E" w14:textId="778EB7B1" w:rsidR="00774982" w:rsidRDefault="001F639A" w:rsidP="001F639A">
      <w:pPr>
        <w:rPr>
          <w:ins w:id="386" w:author="Nathan Field" w:date="2022-10-08T19:45:00Z"/>
          <w:color w:val="000000" w:themeColor="text1"/>
        </w:rPr>
      </w:pPr>
      <w:ins w:id="387" w:author="nikita fedan" w:date="2022-10-08T16:38:00Z">
        <w:r w:rsidRPr="004E371E">
          <w:rPr>
            <w:color w:val="000000" w:themeColor="text1"/>
          </w:rPr>
          <w:t>1x button</w:t>
        </w:r>
      </w:ins>
    </w:p>
    <w:p w14:paraId="4F5D0CD0" w14:textId="790DB75A" w:rsidR="00774982" w:rsidDel="00D3752A" w:rsidRDefault="008035FC" w:rsidP="008035FC">
      <w:pPr>
        <w:pStyle w:val="Heading1"/>
        <w:jc w:val="center"/>
        <w:rPr>
          <w:ins w:id="388" w:author="Nathan Field" w:date="2022-10-08T20:21:00Z"/>
          <w:del w:id="389" w:author="Michael Flynn" w:date="2022-10-19T13:29:00Z"/>
        </w:rPr>
      </w:pPr>
      <w:ins w:id="390" w:author="Nathan Field" w:date="2022-10-08T20:21:00Z">
        <w:del w:id="391" w:author="Michael Flynn" w:date="2022-10-19T13:29:00Z">
          <w:r w:rsidDel="00D3752A">
            <w:delText>Data, Data Storage and Data Processing</w:delText>
          </w:r>
        </w:del>
      </w:ins>
    </w:p>
    <w:p w14:paraId="4690EB33" w14:textId="1938F47B" w:rsidR="00774982" w:rsidDel="00D3752A" w:rsidRDefault="007A3B1B" w:rsidP="00E07998">
      <w:pPr>
        <w:pStyle w:val="Heading2"/>
        <w:rPr>
          <w:ins w:id="392" w:author="Nathan Field" w:date="2022-10-08T20:22:00Z"/>
          <w:del w:id="393" w:author="Michael Flynn" w:date="2022-10-19T13:29:00Z"/>
        </w:rPr>
      </w:pPr>
      <w:ins w:id="394" w:author="Nathan Field" w:date="2022-10-08T20:22:00Z">
        <w:del w:id="395" w:author="Michael Flynn" w:date="2022-10-19T13:29:00Z">
          <w:r w:rsidDel="00D3752A">
            <w:delText>What Data is gathered</w:delText>
          </w:r>
        </w:del>
      </w:ins>
    </w:p>
    <w:p w14:paraId="2D9D0A81" w14:textId="77599E0F" w:rsidR="007A3B1B" w:rsidDel="00D3752A" w:rsidRDefault="007A3B1B" w:rsidP="00E07998">
      <w:pPr>
        <w:pStyle w:val="Heading2"/>
        <w:rPr>
          <w:ins w:id="396" w:author="Nathan Field" w:date="2022-10-08T20:23:00Z"/>
          <w:del w:id="397" w:author="Michael Flynn" w:date="2022-10-19T13:29:00Z"/>
        </w:rPr>
      </w:pPr>
      <w:ins w:id="398" w:author="Nathan Field" w:date="2022-10-08T20:23:00Z">
        <w:del w:id="399" w:author="Michael Flynn" w:date="2022-10-19T13:29:00Z">
          <w:r w:rsidDel="00D3752A">
            <w:delText>How it will be stored</w:delText>
          </w:r>
        </w:del>
      </w:ins>
    </w:p>
    <w:p w14:paraId="7CA182B0" w14:textId="6C618B2E" w:rsidR="008035FC" w:rsidDel="00D3752A" w:rsidRDefault="007A3B1B" w:rsidP="00E07998">
      <w:pPr>
        <w:pStyle w:val="Heading2"/>
        <w:rPr>
          <w:ins w:id="400" w:author="Nathan Field" w:date="2022-10-08T19:45:00Z"/>
          <w:del w:id="401" w:author="Michael Flynn" w:date="2022-10-19T13:29:00Z"/>
        </w:rPr>
      </w:pPr>
      <w:ins w:id="402" w:author="Nathan Field" w:date="2022-10-08T20:23:00Z">
        <w:del w:id="403" w:author="Michael Flynn" w:date="2022-10-19T13:29:00Z">
          <w:r w:rsidDel="00D3752A">
            <w:delText>How it will be processed</w:delText>
          </w:r>
        </w:del>
      </w:ins>
    </w:p>
    <w:p w14:paraId="0B9ACFC4" w14:textId="77777777" w:rsidR="00774982" w:rsidRDefault="00774982" w:rsidP="001F639A">
      <w:pPr>
        <w:rPr>
          <w:ins w:id="404" w:author="Nathan Field" w:date="2022-10-08T19:43:00Z"/>
          <w:color w:val="000000" w:themeColor="text1"/>
        </w:rPr>
      </w:pPr>
    </w:p>
    <w:p w14:paraId="6309E0FF" w14:textId="07A5A717" w:rsidR="00774982" w:rsidRDefault="008035FC" w:rsidP="008035FC">
      <w:pPr>
        <w:pStyle w:val="Heading1"/>
        <w:jc w:val="center"/>
        <w:rPr>
          <w:ins w:id="405" w:author="Nathan Field" w:date="2022-10-08T20:22:00Z"/>
        </w:rPr>
      </w:pPr>
      <w:bookmarkStart w:id="406" w:name="_Toc117157394"/>
      <w:ins w:id="407" w:author="Nathan Field" w:date="2022-10-08T20:22:00Z">
        <w:r>
          <w:t>Security</w:t>
        </w:r>
        <w:bookmarkEnd w:id="406"/>
      </w:ins>
    </w:p>
    <w:p w14:paraId="772EE514" w14:textId="5A97A0C6" w:rsidR="00E07998" w:rsidDel="00817418" w:rsidRDefault="00E07998" w:rsidP="00E07998">
      <w:pPr>
        <w:pStyle w:val="Heading2"/>
        <w:rPr>
          <w:del w:id="408" w:author="Michael Flynn" w:date="2022-10-19T13:25:00Z"/>
        </w:rPr>
      </w:pPr>
      <w:ins w:id="409" w:author="Nathan Field" w:date="2022-10-08T20:23:00Z">
        <w:r>
          <w:t>How to secure stored data</w:t>
        </w:r>
      </w:ins>
    </w:p>
    <w:p w14:paraId="2252D771" w14:textId="3C5E4109" w:rsidR="00E07998" w:rsidDel="00817418" w:rsidRDefault="00E07998">
      <w:pPr>
        <w:pStyle w:val="Heading2"/>
        <w:rPr>
          <w:del w:id="410" w:author="Michael Flynn" w:date="2022-10-19T13:25:00Z"/>
        </w:rPr>
        <w:pPrChange w:id="411" w:author="Michael Flynn" w:date="2022-10-19T13:25:00Z">
          <w:pPr/>
        </w:pPrChange>
      </w:pPr>
    </w:p>
    <w:p w14:paraId="5E1CA55A" w14:textId="77637BA9" w:rsidR="00BC411E" w:rsidRDefault="00777C9D" w:rsidP="00777C9D">
      <w:pPr>
        <w:jc w:val="both"/>
        <w:rPr>
          <w:ins w:id="412" w:author="Michael Flynn" w:date="2022-10-19T13:26:00Z"/>
        </w:rPr>
      </w:pPr>
      <w:del w:id="413" w:author="Michael Flynn" w:date="2022-10-19T13:25:00Z">
        <w:r w:rsidDel="00817418">
          <w:delText xml:space="preserve">Security is one the most crucial aspect of this project. As we are storing an individual’s personal information such as their name, fingerprint, and image, we must ensure that this sensitive information is therefore protected and not used in a malicious way. </w:delText>
        </w:r>
      </w:del>
      <w:ins w:id="414" w:author="Nathan Field" w:date="2022-10-20T10:37:00Z">
        <w:r w:rsidR="00DC2BB3">
          <w:t xml:space="preserve"> s</w:t>
        </w:r>
      </w:ins>
      <w:ins w:id="415" w:author="Michael Flynn" w:date="2022-10-19T13:24:00Z">
        <w:del w:id="416" w:author="Nathan Field" w:date="2022-10-20T10:37:00Z">
          <w:r w:rsidR="00BC411E" w:rsidDel="00DC2BB3">
            <w:delText>S</w:delText>
          </w:r>
        </w:del>
        <w:r w:rsidR="00BC411E">
          <w:t>ecur</w:t>
        </w:r>
      </w:ins>
      <w:ins w:id="417" w:author="Nathan Field" w:date="2022-10-20T10:37:00Z">
        <w:r w:rsidR="00DC2BB3">
          <w:t>ely</w:t>
        </w:r>
      </w:ins>
      <w:ins w:id="418" w:author="Michael Flynn" w:date="2022-10-19T13:24:00Z">
        <w:del w:id="419" w:author="Nathan Field" w:date="2022-10-20T10:37:00Z">
          <w:r w:rsidR="00BC411E" w:rsidDel="00DC2BB3">
            <w:delText>ity</w:delText>
          </w:r>
        </w:del>
        <w:r w:rsidR="00BC411E">
          <w:t xml:space="preserve"> is one </w:t>
        </w:r>
        <w:r w:rsidR="00471323">
          <w:t xml:space="preserve">of the most crucial aspects of this project. </w:t>
        </w:r>
      </w:ins>
      <w:ins w:id="420" w:author="Michael Flynn" w:date="2022-10-19T13:25:00Z">
        <w:r w:rsidR="00471323">
          <w:t xml:space="preserve">As we are storing an individual’s personal information such as their name, fingerprint, and image, we must ensure that this sensitive information is therefore protected and not used in a malicious way. </w:t>
        </w:r>
      </w:ins>
    </w:p>
    <w:p w14:paraId="78F5CB81" w14:textId="6BF65E63" w:rsidR="00817418" w:rsidRDefault="00817418" w:rsidP="00817418">
      <w:pPr>
        <w:pStyle w:val="Heading3"/>
        <w:rPr>
          <w:ins w:id="421" w:author="Michael Flynn" w:date="2022-10-19T13:26:00Z"/>
        </w:rPr>
      </w:pPr>
      <w:bookmarkStart w:id="422" w:name="_Toc117157395"/>
      <w:ins w:id="423" w:author="Michael Flynn" w:date="2022-10-19T13:26:00Z">
        <w:r>
          <w:t>Securing the system</w:t>
        </w:r>
        <w:bookmarkEnd w:id="422"/>
      </w:ins>
    </w:p>
    <w:p w14:paraId="088D0203" w14:textId="77777777" w:rsidR="00817418" w:rsidRPr="00FF5EE3" w:rsidRDefault="00817418" w:rsidP="00817418">
      <w:pPr>
        <w:rPr>
          <w:ins w:id="424" w:author="Michael Flynn" w:date="2022-10-19T13:26:00Z"/>
        </w:rPr>
      </w:pPr>
    </w:p>
    <w:p w14:paraId="2492E12B" w14:textId="77777777" w:rsidR="00817418" w:rsidRDefault="00817418" w:rsidP="00817418">
      <w:pPr>
        <w:jc w:val="both"/>
        <w:rPr>
          <w:ins w:id="425" w:author="Michael Flynn" w:date="2022-10-19T13:26:00Z"/>
        </w:rPr>
      </w:pPr>
      <w:ins w:id="426" w:author="Michael Flynn" w:date="2022-10-19T13:26:00Z">
        <w:r>
          <w:t xml:space="preserve">To ensure the employees personal information is protected we based our security measurements on the STRIDE threat model. The first threat we looked at was spoofing.  One of the ways we try to combat spoofing is the user of our multi factor authentication system, this system prevents the user from gaining access to the door if they do not have the authorised fingerprint and facial recognition. </w:t>
        </w:r>
      </w:ins>
    </w:p>
    <w:p w14:paraId="31D4EB50" w14:textId="0A61C3A5" w:rsidR="00817418" w:rsidRDefault="00817418" w:rsidP="00817418">
      <w:pPr>
        <w:jc w:val="both"/>
        <w:rPr>
          <w:ins w:id="427" w:author="Michael Flynn" w:date="2022-10-19T13:26:00Z"/>
        </w:rPr>
      </w:pPr>
      <w:ins w:id="428" w:author="Michael Flynn" w:date="2022-10-19T13:26:00Z">
        <w:r>
          <w:lastRenderedPageBreak/>
          <w:t xml:space="preserve">Tampering is another threat that could happen on both front and end, </w:t>
        </w:r>
        <w:del w:id="429" w:author="Nathan Field" w:date="2022-10-20T11:02:00Z">
          <w:r w:rsidDel="003A5F22">
            <w:delText>It</w:delText>
          </w:r>
        </w:del>
      </w:ins>
      <w:ins w:id="430" w:author="Nathan Field" w:date="2022-10-20T11:02:00Z">
        <w:r w:rsidR="003A5F22">
          <w:t>it</w:t>
        </w:r>
      </w:ins>
      <w:ins w:id="431" w:author="Michael Flynn" w:date="2022-10-19T13:26:00Z">
        <w:r>
          <w:t xml:space="preserve"> is crucial to our system that there </w:t>
        </w:r>
        <w:del w:id="432" w:author="Nathan Field" w:date="2022-10-20T11:02:00Z">
          <w:r w:rsidDel="003A5F22">
            <w:delText>is</w:delText>
          </w:r>
        </w:del>
      </w:ins>
      <w:ins w:id="433" w:author="Nathan Field" w:date="2022-10-20T11:02:00Z">
        <w:r w:rsidR="003A5F22">
          <w:t>are</w:t>
        </w:r>
      </w:ins>
      <w:ins w:id="434" w:author="Michael Flynn" w:date="2022-10-19T13:26:00Z">
        <w:r>
          <w:t xml:space="preserve"> different levels of access for each employee, </w:t>
        </w:r>
        <w:del w:id="435" w:author="Nathan Field" w:date="2022-10-20T11:02:00Z">
          <w:r w:rsidDel="003A5F22">
            <w:delText>i.e</w:delText>
          </w:r>
        </w:del>
      </w:ins>
      <w:ins w:id="436" w:author="Nathan Field" w:date="2022-10-20T11:02:00Z">
        <w:r w:rsidR="003A5F22">
          <w:t>i.e.,</w:t>
        </w:r>
      </w:ins>
      <w:ins w:id="437" w:author="Michael Flynn" w:date="2022-10-19T13:26:00Z">
        <w:r>
          <w:t xml:space="preserve"> an admin should be able to change code on the front end or backend, and a backend developer should not be able to add, edit or delete records from the database. </w:t>
        </w:r>
      </w:ins>
    </w:p>
    <w:p w14:paraId="50543AD9" w14:textId="77777777" w:rsidR="00817418" w:rsidRDefault="00817418" w:rsidP="00817418">
      <w:pPr>
        <w:jc w:val="both"/>
        <w:rPr>
          <w:ins w:id="438" w:author="Michael Flynn" w:date="2022-10-19T13:26:00Z"/>
        </w:rPr>
      </w:pPr>
      <w:ins w:id="439" w:author="Michael Flynn" w:date="2022-10-19T13:26:00Z">
        <w:r>
          <w:t>Repudiation was another issue that we were concerned with, if an unauthorised user got into the room and took sensitive documents’ they could deny taking them and we would have no proof to verify that they took it. We decided the best course of action would be to keep a log of which users accessed the room and at what time, this would be stored in a table in our database and will have a relationship with the employee table (employee to access one to many).</w:t>
        </w:r>
      </w:ins>
    </w:p>
    <w:p w14:paraId="4A62680E" w14:textId="5CDD30DE" w:rsidR="00817418" w:rsidRDefault="00817418" w:rsidP="00817418">
      <w:pPr>
        <w:jc w:val="both"/>
        <w:rPr>
          <w:ins w:id="440" w:author="Michael Flynn" w:date="2022-10-19T13:26:00Z"/>
        </w:rPr>
      </w:pPr>
      <w:ins w:id="441" w:author="Michael Flynn" w:date="2022-10-19T13:26:00Z">
        <w:del w:id="442" w:author="Nathan Field" w:date="2022-10-20T10:38:00Z">
          <w:r w:rsidDel="00507819">
            <w:delText>Next</w:delText>
          </w:r>
        </w:del>
      </w:ins>
      <w:ins w:id="443" w:author="Nathan Field" w:date="2022-10-20T10:38:00Z">
        <w:r w:rsidR="00507819">
          <w:t>Next,</w:t>
        </w:r>
      </w:ins>
      <w:ins w:id="444" w:author="Michael Flynn" w:date="2022-10-19T13:26:00Z">
        <w:r>
          <w:t xml:space="preserve"> we looked at how our system and database could prevent information from being leaked, </w:t>
        </w:r>
        <w:del w:id="445" w:author="Nathan Field" w:date="2022-10-20T10:38:00Z">
          <w:r w:rsidDel="00507819">
            <w:delText>i.e.</w:delText>
          </w:r>
        </w:del>
      </w:ins>
      <w:ins w:id="446" w:author="Nathan Field" w:date="2022-10-20T10:38:00Z">
        <w:r w:rsidR="00507819">
          <w:t>i.e.,</w:t>
        </w:r>
      </w:ins>
      <w:ins w:id="447" w:author="Michael Flynn" w:date="2022-10-19T13:26:00Z">
        <w:r>
          <w:t xml:space="preserve"> how to stop people from finding our database name and password. Based off our </w:t>
        </w:r>
        <w:del w:id="448" w:author="Nathan Field" w:date="2022-10-20T10:38:00Z">
          <w:r w:rsidDel="00507819">
            <w:delText>lecturers</w:delText>
          </w:r>
        </w:del>
      </w:ins>
      <w:ins w:id="449" w:author="Nathan Field" w:date="2022-10-20T10:38:00Z">
        <w:r w:rsidR="00507819">
          <w:t>lecturer’s</w:t>
        </w:r>
      </w:ins>
      <w:ins w:id="450" w:author="Michael Flynn" w:date="2022-10-19T13:26:00Z">
        <w:r>
          <w:t xml:space="preserve"> guidance we decided to use env variables to prevent unauthorised access, this means that were we to send our code or push it to a site like GitHub then the aforementioned names and passwords will not be visible and there no information leak. We also hashed passwords for extra protection in the event of our database being breached. </w:t>
        </w:r>
      </w:ins>
    </w:p>
    <w:p w14:paraId="3C3EB707" w14:textId="77777777" w:rsidR="00817418" w:rsidRDefault="00817418" w:rsidP="00817418">
      <w:pPr>
        <w:jc w:val="both"/>
        <w:rPr>
          <w:ins w:id="451" w:author="Michael Flynn" w:date="2022-10-19T13:26:00Z"/>
        </w:rPr>
      </w:pPr>
      <w:ins w:id="452" w:author="Michael Flynn" w:date="2022-10-19T13:26:00Z">
        <w:r>
          <w:t>Denial of Service attacks were a big worry for us, we therefore did extensive research on the ways in which to prevent these attacks from affecting us, with firewalls being the answer that appeared the most (VPNs and content filtering were other options in preventing these attacks.</w:t>
        </w:r>
      </w:ins>
    </w:p>
    <w:p w14:paraId="4D006E7E" w14:textId="70C87AEB" w:rsidR="00817418" w:rsidRDefault="00817418" w:rsidP="00817418">
      <w:pPr>
        <w:jc w:val="both"/>
        <w:rPr>
          <w:ins w:id="453" w:author="Michael Flynn" w:date="2022-10-19T13:26:00Z"/>
        </w:rPr>
      </w:pPr>
      <w:ins w:id="454" w:author="Michael Flynn" w:date="2022-10-19T13:26:00Z">
        <w:r>
          <w:t>In a recent article by Verizon, they claim that 80% of all data breaches happen due to compromised passwords. (</w:t>
        </w:r>
        <w:r w:rsidRPr="00BD5604">
          <w:t>https://www.verizon.com/business/resources/reports/dbir/</w:t>
        </w:r>
        <w:del w:id="455" w:author="Nathan Field" w:date="2022-10-20T10:38:00Z">
          <w:r w:rsidDel="00507819">
            <w:delText>) ,</w:delText>
          </w:r>
        </w:del>
      </w:ins>
      <w:ins w:id="456" w:author="Nathan Field" w:date="2022-10-20T10:38:00Z">
        <w:r w:rsidR="00507819">
          <w:t>),</w:t>
        </w:r>
      </w:ins>
      <w:ins w:id="457" w:author="Michael Flynn" w:date="2022-10-19T13:26:00Z">
        <w:r>
          <w:t xml:space="preserve"> this worrying statistic got us thinking about how we can come up with more ways to stop users with access to the database and the admin section from having weak passwords, with the simplest solution being to make the user’s password to contain a special, uppercase, </w:t>
        </w:r>
        <w:del w:id="458" w:author="Nathan Field" w:date="2022-10-20T10:38:00Z">
          <w:r w:rsidDel="00507819">
            <w:delText>lowercase</w:delText>
          </w:r>
        </w:del>
      </w:ins>
      <w:ins w:id="459" w:author="Nathan Field" w:date="2022-10-20T10:38:00Z">
        <w:r w:rsidR="00507819">
          <w:t>lowercase,</w:t>
        </w:r>
      </w:ins>
      <w:ins w:id="460" w:author="Michael Flynn" w:date="2022-10-19T13:26:00Z">
        <w:r>
          <w:t xml:space="preserve"> and numerical character. We also looked </w:t>
        </w:r>
        <w:del w:id="461" w:author="Nathan Field" w:date="2022-10-20T10:38:00Z">
          <w:r w:rsidDel="00507819">
            <w:delText>a</w:delText>
          </w:r>
        </w:del>
      </w:ins>
      <w:ins w:id="462" w:author="Nathan Field" w:date="2022-10-20T10:38:00Z">
        <w:r w:rsidR="00507819">
          <w:t>at</w:t>
        </w:r>
      </w:ins>
      <w:ins w:id="463" w:author="Michael Flynn" w:date="2022-10-19T13:26:00Z">
        <w:r>
          <w:t xml:space="preserve"> using multi-level authentication such as having a message being sent to your phone with a secure code like how companies such as Google and Amazon do it, however as our project is only small in size and we aren’t expecting attacks in this area, we decided that having a secure password will do for now. </w:t>
        </w:r>
      </w:ins>
    </w:p>
    <w:p w14:paraId="249BC7A5" w14:textId="77777777" w:rsidR="00817418" w:rsidRPr="00FC3C74" w:rsidRDefault="00817418" w:rsidP="00817418">
      <w:pPr>
        <w:pStyle w:val="Heading3"/>
        <w:rPr>
          <w:ins w:id="464" w:author="Michael Flynn" w:date="2022-10-19T13:26:00Z"/>
        </w:rPr>
      </w:pPr>
      <w:bookmarkStart w:id="465" w:name="_Toc117157396"/>
      <w:ins w:id="466" w:author="Michael Flynn" w:date="2022-10-19T13:26:00Z">
        <w:r>
          <w:t>Privacy</w:t>
        </w:r>
        <w:bookmarkEnd w:id="465"/>
        <w:r>
          <w:t xml:space="preserve"> </w:t>
        </w:r>
      </w:ins>
    </w:p>
    <w:p w14:paraId="0746BFB0" w14:textId="77777777" w:rsidR="00817418" w:rsidRDefault="00817418" w:rsidP="00817418">
      <w:pPr>
        <w:jc w:val="both"/>
        <w:rPr>
          <w:ins w:id="467" w:author="Michael Flynn" w:date="2022-10-19T13:26:00Z"/>
        </w:rPr>
      </w:pPr>
      <w:ins w:id="468" w:author="Michael Flynn" w:date="2022-10-19T13:26:00Z">
        <w:r>
          <w:t xml:space="preserve">Regarding privacy there was several laws and legislations that we had to consider. As we were using an individual’s personal information, we had to abide by GDPR and right to be forgotten law. </w:t>
        </w:r>
      </w:ins>
    </w:p>
    <w:p w14:paraId="40348600" w14:textId="6EFDEE4C" w:rsidR="00817418" w:rsidRDefault="00817418" w:rsidP="00817418">
      <w:pPr>
        <w:jc w:val="both"/>
        <w:rPr>
          <w:ins w:id="469" w:author="Michael Flynn" w:date="2022-10-19T13:26:00Z"/>
        </w:rPr>
      </w:pPr>
      <w:ins w:id="470" w:author="Michael Flynn" w:date="2022-10-19T13:26:00Z">
        <w:r>
          <w:t xml:space="preserve">Firstly, will be looking at the GPDR and how we need to adhere to </w:t>
        </w:r>
        <w:del w:id="471" w:author="Nathan Field" w:date="2022-10-20T10:38:00Z">
          <w:r w:rsidDel="009A598D">
            <w:delText>it’s</w:delText>
          </w:r>
        </w:del>
      </w:ins>
      <w:ins w:id="472" w:author="Nathan Field" w:date="2022-10-20T10:38:00Z">
        <w:r w:rsidR="009A598D">
          <w:t>its</w:t>
        </w:r>
      </w:ins>
      <w:ins w:id="473" w:author="Michael Flynn" w:date="2022-10-19T13:26:00Z">
        <w:r>
          <w:t xml:space="preserve"> 7 principles. Due to our usage of an employee’s personal information, it is crucial that we only use this information in a lawful, fair, and transparent manner. In essence we must be open and honest with our employees in how we are using their data as well as not use in inappropriate way such as sending it to third party companies (we are assuming they won’t consent to this)</w:t>
        </w:r>
      </w:ins>
    </w:p>
    <w:p w14:paraId="3A057748" w14:textId="77777777" w:rsidR="00817418" w:rsidRDefault="00817418" w:rsidP="00817418">
      <w:pPr>
        <w:jc w:val="both"/>
        <w:rPr>
          <w:ins w:id="474" w:author="Michael Flynn" w:date="2022-10-19T13:26:00Z"/>
        </w:rPr>
      </w:pPr>
      <w:ins w:id="475" w:author="Michael Flynn" w:date="2022-10-19T13:26:00Z">
        <w:r>
          <w:t xml:space="preserve">Another way we must adhere to the GDPR is to only collect data of the employee that is necessary and relevant to what we will be using it for. So, for example we will only need the data such as name, fingerprint, and image and therefore we should be collecting information such as married status or something similar. </w:t>
        </w:r>
      </w:ins>
    </w:p>
    <w:p w14:paraId="7EBDD15B" w14:textId="79BA075C" w:rsidR="00817418" w:rsidRDefault="00817418" w:rsidP="00817418">
      <w:pPr>
        <w:jc w:val="both"/>
        <w:rPr>
          <w:ins w:id="476" w:author="Michael Flynn" w:date="2022-10-19T13:26:00Z"/>
        </w:rPr>
      </w:pPr>
      <w:ins w:id="477" w:author="Michael Flynn" w:date="2022-10-19T13:26:00Z">
        <w:r>
          <w:t xml:space="preserve">A final principle that I think we must adhere to in the GDPR is storage limitation. This law states that data should only be kept for as long as necessary. </w:t>
        </w:r>
        <w:del w:id="478" w:author="Nathan Field" w:date="2022-10-20T10:38:00Z">
          <w:r w:rsidDel="009A598D">
            <w:delText>So</w:delText>
          </w:r>
        </w:del>
      </w:ins>
      <w:ins w:id="479" w:author="Nathan Field" w:date="2022-10-20T10:38:00Z">
        <w:r w:rsidR="009A598D">
          <w:t>So,</w:t>
        </w:r>
      </w:ins>
      <w:ins w:id="480" w:author="Michael Flynn" w:date="2022-10-19T13:26:00Z">
        <w:r>
          <w:t xml:space="preserve"> if an employee leaves the company in which the system is being implemented then they must be removed from the database as they information is no longer Is required.</w:t>
        </w:r>
      </w:ins>
    </w:p>
    <w:p w14:paraId="531585D8" w14:textId="1985DCF2" w:rsidR="00817418" w:rsidRDefault="00817418" w:rsidP="00817418">
      <w:pPr>
        <w:jc w:val="both"/>
        <w:rPr>
          <w:ins w:id="481" w:author="Michael Flynn" w:date="2022-10-19T13:26:00Z"/>
        </w:rPr>
      </w:pPr>
      <w:ins w:id="482" w:author="Michael Flynn" w:date="2022-10-19T13:26:00Z">
        <w:r>
          <w:lastRenderedPageBreak/>
          <w:t xml:space="preserve"> This principle ties in with the second legislation we will be looking which is the Right to be forgotten Act. In essence this act allows a person to have their personal information removed from a </w:t>
        </w:r>
        <w:del w:id="483" w:author="Nathan Field" w:date="2022-10-20T10:38:00Z">
          <w:r w:rsidDel="009A598D">
            <w:delText>companies</w:delText>
          </w:r>
        </w:del>
      </w:ins>
      <w:ins w:id="484" w:author="Nathan Field" w:date="2022-10-20T10:38:00Z">
        <w:r w:rsidR="009A598D">
          <w:t>company’s</w:t>
        </w:r>
      </w:ins>
      <w:ins w:id="485" w:author="Michael Flynn" w:date="2022-10-19T13:26:00Z">
        <w:r>
          <w:t xml:space="preserve"> database or from the internet.  It is important for us as a company to consider this act as if one of the employees leave our company and ask to be removed from the system we must do so. </w:t>
        </w:r>
      </w:ins>
    </w:p>
    <w:p w14:paraId="01FCBE7C" w14:textId="77777777" w:rsidR="00817418" w:rsidRDefault="00817418" w:rsidP="00777C9D">
      <w:pPr>
        <w:jc w:val="both"/>
      </w:pPr>
    </w:p>
    <w:p w14:paraId="3AEBA5E6" w14:textId="7500DC9F" w:rsidR="007A3B1B" w:rsidRDefault="007A3B1B" w:rsidP="002F0924">
      <w:pPr>
        <w:pStyle w:val="Heading2"/>
        <w:rPr>
          <w:ins w:id="486" w:author="Nathan Field" w:date="2022-10-08T20:23:00Z"/>
        </w:rPr>
      </w:pPr>
      <w:bookmarkStart w:id="487" w:name="_Toc117157397"/>
      <w:ins w:id="488" w:author="Nathan Field" w:date="2022-10-08T20:23:00Z">
        <w:r>
          <w:t>Physical security</w:t>
        </w:r>
        <w:bookmarkEnd w:id="487"/>
      </w:ins>
    </w:p>
    <w:p w14:paraId="1225A21B" w14:textId="4B2F52FE" w:rsidR="00E07998" w:rsidRDefault="00214BEA" w:rsidP="008035FC">
      <w:pPr>
        <w:rPr>
          <w:ins w:id="489" w:author="Nathan Field" w:date="2022-10-20T10:56:00Z"/>
        </w:rPr>
      </w:pPr>
      <w:ins w:id="490" w:author="Nathan Field" w:date="2022-10-20T10:55:00Z">
        <w:r>
          <w:t xml:space="preserve">Our </w:t>
        </w:r>
      </w:ins>
      <w:r w:rsidR="00E07998">
        <w:t>System</w:t>
      </w:r>
      <w:ins w:id="491" w:author="Nathan Field" w:date="2022-10-20T10:55:00Z">
        <w:r>
          <w:t xml:space="preserve"> will </w:t>
        </w:r>
      </w:ins>
      <w:ins w:id="492" w:author="Nathan Field" w:date="2022-10-20T11:00:00Z">
        <w:r w:rsidR="0057492C">
          <w:t>have 2 raspberry pi’s</w:t>
        </w:r>
      </w:ins>
      <w:r w:rsidR="00E07998">
        <w:t xml:space="preserve"> mounted to </w:t>
      </w:r>
      <w:ins w:id="493" w:author="Nathan Field" w:date="2022-10-20T10:56:00Z">
        <w:r w:rsidR="00F23A72">
          <w:t xml:space="preserve">a </w:t>
        </w:r>
      </w:ins>
      <w:r w:rsidR="00E07998">
        <w:t>wall</w:t>
      </w:r>
      <w:ins w:id="494" w:author="Nathan Field" w:date="2022-10-20T10:55:00Z">
        <w:r>
          <w:t xml:space="preserve"> on both sides of the door.</w:t>
        </w:r>
      </w:ins>
      <w:del w:id="495" w:author="Nathan Field" w:date="2022-10-20T10:55:00Z">
        <w:r w:rsidR="00E07998" w:rsidDel="00214BEA">
          <w:delText>.</w:delText>
        </w:r>
      </w:del>
    </w:p>
    <w:p w14:paraId="52BDEDDF" w14:textId="7B2C8656" w:rsidR="00F23A72" w:rsidRDefault="00F23A72" w:rsidP="008035FC">
      <w:ins w:id="496" w:author="Nathan Field" w:date="2022-10-20T10:56:00Z">
        <w:r>
          <w:t xml:space="preserve">Our Project will be able to control the locking mechanism of the door. In the </w:t>
        </w:r>
      </w:ins>
      <w:ins w:id="497" w:author="Nathan Field" w:date="2022-10-20T10:57:00Z">
        <w:r>
          <w:t xml:space="preserve">event </w:t>
        </w:r>
        <w:r w:rsidR="001E7D0D">
          <w:t xml:space="preserve">there was a power </w:t>
        </w:r>
      </w:ins>
      <w:ins w:id="498" w:author="Nathan Field" w:date="2022-10-20T10:59:00Z">
        <w:r w:rsidR="00BD204A">
          <w:t>outage,</w:t>
        </w:r>
      </w:ins>
      <w:ins w:id="499" w:author="Nathan Field" w:date="2022-10-20T10:57:00Z">
        <w:r w:rsidR="001E7D0D">
          <w:t xml:space="preserve"> or someone tried to tamper with the system by cutting</w:t>
        </w:r>
        <w:r w:rsidR="00C31361">
          <w:t xml:space="preserve"> the</w:t>
        </w:r>
        <w:r w:rsidR="001E7D0D">
          <w:t xml:space="preserve"> power</w:t>
        </w:r>
        <w:r w:rsidR="00C31361">
          <w:t xml:space="preserve"> to it</w:t>
        </w:r>
        <w:r w:rsidR="001E7D0D">
          <w:t xml:space="preserve">, the door will remain locked </w:t>
        </w:r>
      </w:ins>
      <w:ins w:id="500" w:author="Nathan Field" w:date="2022-10-20T10:58:00Z">
        <w:r w:rsidR="00E1632D">
          <w:t>when power is off. We considered the possibility of an emergency such as a fire, where any one inside may need to escape to safety</w:t>
        </w:r>
      </w:ins>
      <w:ins w:id="501" w:author="Nathan Field" w:date="2022-10-20T10:59:00Z">
        <w:r w:rsidR="00BD204A">
          <w:t>. Considering this we considered using a backup power source for this project for emergency use only.</w:t>
        </w:r>
      </w:ins>
    </w:p>
    <w:p w14:paraId="63AAB0F0" w14:textId="2708416F" w:rsidR="008035FC" w:rsidRDefault="00E07998" w:rsidP="008035FC">
      <w:pPr>
        <w:rPr>
          <w:ins w:id="502" w:author="Nathan Field" w:date="2022-10-08T20:22:00Z"/>
        </w:rPr>
      </w:pPr>
      <w:del w:id="503" w:author="Nathan Field" w:date="2022-10-20T10:55:00Z">
        <w:r w:rsidDel="00214BEA">
          <w:delText>.</w:delText>
        </w:r>
      </w:del>
    </w:p>
    <w:p w14:paraId="7B70B2D4" w14:textId="2FABFB47" w:rsidR="008035FC" w:rsidRDefault="008035FC" w:rsidP="008035FC">
      <w:pPr>
        <w:rPr>
          <w:ins w:id="504" w:author="Nathan Field" w:date="2022-10-08T20:22:00Z"/>
        </w:rPr>
      </w:pPr>
    </w:p>
    <w:p w14:paraId="73D3AB0E" w14:textId="107B5EA6" w:rsidR="008035FC" w:rsidRDefault="000A23FB" w:rsidP="000A23FB">
      <w:pPr>
        <w:pStyle w:val="Heading1"/>
        <w:jc w:val="center"/>
        <w:rPr>
          <w:ins w:id="505" w:author="Michael Flynn" w:date="2022-10-19T13:29:00Z"/>
        </w:rPr>
      </w:pPr>
      <w:bookmarkStart w:id="506" w:name="_Toc117157398"/>
      <w:ins w:id="507" w:author="Michael Flynn" w:date="2022-10-19T13:28:00Z">
        <w:r>
          <w:t>Data</w:t>
        </w:r>
      </w:ins>
      <w:ins w:id="508" w:author="Michael Flynn" w:date="2022-10-19T13:29:00Z">
        <w:r w:rsidR="00730E81">
          <w:t xml:space="preserve"> Processing</w:t>
        </w:r>
      </w:ins>
      <w:ins w:id="509" w:author="Nathan Field" w:date="2022-10-20T10:42:00Z">
        <w:r w:rsidR="00BC47B2">
          <w:t xml:space="preserve"> and </w:t>
        </w:r>
      </w:ins>
      <w:ins w:id="510" w:author="Michael Flynn" w:date="2022-10-19T13:29:00Z">
        <w:del w:id="511" w:author="Nathan Field" w:date="2022-10-20T10:42:00Z">
          <w:r w:rsidR="00730E81" w:rsidDel="00BC47B2">
            <w:delText xml:space="preserve">, </w:delText>
          </w:r>
        </w:del>
        <w:r w:rsidR="00730E81">
          <w:t>Storage</w:t>
        </w:r>
        <w:bookmarkEnd w:id="506"/>
      </w:ins>
    </w:p>
    <w:p w14:paraId="4D3FDE26" w14:textId="77777777" w:rsidR="00F32988" w:rsidRDefault="00F32988" w:rsidP="00F32988">
      <w:pPr>
        <w:jc w:val="both"/>
        <w:rPr>
          <w:ins w:id="512" w:author="Michael Flynn" w:date="2022-10-19T13:29:00Z"/>
        </w:rPr>
      </w:pPr>
      <w:ins w:id="513" w:author="Michael Flynn" w:date="2022-10-19T13:29:00Z">
        <w:r>
          <w:t xml:space="preserve">In our project we will be making use of fingerprint scanners and facial recognition. These sensors will gather employees’ fingerprints and an image of their face, we will store this information in a database. </w:t>
        </w:r>
      </w:ins>
    </w:p>
    <w:p w14:paraId="263A4427" w14:textId="1F4348AB" w:rsidR="00F32988" w:rsidRDefault="00F32988" w:rsidP="00F32988">
      <w:pPr>
        <w:jc w:val="both"/>
        <w:rPr>
          <w:ins w:id="514" w:author="Michael Flynn" w:date="2022-10-19T13:29:00Z"/>
        </w:rPr>
      </w:pPr>
      <w:ins w:id="515" w:author="Michael Flynn" w:date="2022-10-19T13:29:00Z">
        <w:r>
          <w:t xml:space="preserve">For our project we had to decide which database would be the most suitable, our options were the traditional </w:t>
        </w:r>
        <w:del w:id="516" w:author="Nathan Field" w:date="2022-10-20T10:38:00Z">
          <w:r w:rsidDel="009A598D">
            <w:delText>MySql</w:delText>
          </w:r>
        </w:del>
      </w:ins>
      <w:ins w:id="517" w:author="Nathan Field" w:date="2022-10-20T10:38:00Z">
        <w:r w:rsidR="009A598D">
          <w:t>MySQL</w:t>
        </w:r>
      </w:ins>
      <w:ins w:id="518" w:author="Michael Flynn" w:date="2022-10-19T13:29:00Z">
        <w:r>
          <w:t xml:space="preserve"> or the more modern database </w:t>
        </w:r>
        <w:del w:id="519" w:author="Nathan Field" w:date="2022-10-20T10:39:00Z">
          <w:r w:rsidDel="009A598D">
            <w:delText>mongoDB</w:delText>
          </w:r>
        </w:del>
      </w:ins>
      <w:ins w:id="520" w:author="Nathan Field" w:date="2022-10-20T10:39:00Z">
        <w:r w:rsidR="009A598D">
          <w:t>Mongo DB</w:t>
        </w:r>
      </w:ins>
      <w:ins w:id="521" w:author="Michael Flynn" w:date="2022-10-19T13:29:00Z">
        <w:r>
          <w:t xml:space="preserve">. After careful consideration and deciding what </w:t>
        </w:r>
        <w:del w:id="522" w:author="Nathan Field" w:date="2022-10-20T10:39:00Z">
          <w:r w:rsidDel="009A598D">
            <w:delText>data</w:delText>
          </w:r>
        </w:del>
      </w:ins>
      <w:ins w:id="523" w:author="Nathan Field" w:date="2022-10-20T10:39:00Z">
        <w:r w:rsidR="009A598D">
          <w:t>data</w:t>
        </w:r>
      </w:ins>
      <w:ins w:id="524" w:author="Michael Flynn" w:date="2022-10-19T13:29:00Z">
        <w:r>
          <w:t xml:space="preserve"> we will be storing, we opted with </w:t>
        </w:r>
        <w:del w:id="525" w:author="Nathan Field" w:date="2022-10-20T10:39:00Z">
          <w:r w:rsidDel="009A598D">
            <w:delText>MySql</w:delText>
          </w:r>
        </w:del>
      </w:ins>
      <w:ins w:id="526" w:author="Nathan Field" w:date="2022-10-20T10:39:00Z">
        <w:r w:rsidR="009A598D">
          <w:t>MySQL</w:t>
        </w:r>
      </w:ins>
      <w:ins w:id="527" w:author="Michael Flynn" w:date="2022-10-19T13:29:00Z">
        <w:r>
          <w:t xml:space="preserve"> as our database as Mongo does not allow for relationships between the tables. </w:t>
        </w:r>
      </w:ins>
    </w:p>
    <w:p w14:paraId="245558AC" w14:textId="1B490045" w:rsidR="00F32988" w:rsidRDefault="00F32988" w:rsidP="00F32988">
      <w:pPr>
        <w:jc w:val="both"/>
        <w:rPr>
          <w:ins w:id="528" w:author="Michael Flynn" w:date="2022-10-19T13:29:00Z"/>
        </w:rPr>
      </w:pPr>
      <w:ins w:id="529" w:author="Michael Flynn" w:date="2022-10-19T13:29:00Z">
        <w:r>
          <w:t xml:space="preserve">The first table in our database is the </w:t>
        </w:r>
        <w:proofErr w:type="spellStart"/>
        <w:r>
          <w:t>employee_table</w:t>
        </w:r>
        <w:proofErr w:type="spellEnd"/>
        <w:r>
          <w:t xml:space="preserve">, in this table is where all the </w:t>
        </w:r>
        <w:del w:id="530" w:author="Nathan Field" w:date="2022-10-20T10:39:00Z">
          <w:r w:rsidDel="009A598D">
            <w:delText>employees</w:delText>
          </w:r>
        </w:del>
      </w:ins>
      <w:ins w:id="531" w:author="Nathan Field" w:date="2022-10-20T10:39:00Z">
        <w:r w:rsidR="009A598D">
          <w:t>employees’</w:t>
        </w:r>
      </w:ins>
      <w:ins w:id="532" w:author="Michael Flynn" w:date="2022-10-19T13:29:00Z">
        <w:r>
          <w:t xml:space="preserve"> details such as their first name, surname, email and password as well as their </w:t>
        </w:r>
        <w:del w:id="533" w:author="Nathan Field" w:date="2022-10-20T10:42:00Z">
          <w:r w:rsidDel="00BC47B2">
            <w:delText>finger print</w:delText>
          </w:r>
        </w:del>
      </w:ins>
      <w:ins w:id="534" w:author="Nathan Field" w:date="2022-10-20T10:42:00Z">
        <w:r w:rsidR="00BC47B2">
          <w:t>fingerprint</w:t>
        </w:r>
      </w:ins>
      <w:ins w:id="535" w:author="Michael Flynn" w:date="2022-10-19T13:29:00Z">
        <w:r>
          <w:t xml:space="preserve"> and image of their face for the facial recognition of the software, we will also include a Boolean for admin. For the two images the data type will be varchars however the images will be saved as a base64 encoder as it more efficient to transmit the images across the server. As well as this it will also give each employee a unique id to distinguish between each other, this id will function as the tables primary key(pk).  Below is the schema and data types for the </w:t>
        </w:r>
        <w:proofErr w:type="spellStart"/>
        <w:r>
          <w:t>employee_table</w:t>
        </w:r>
        <w:proofErr w:type="spellEnd"/>
        <w:r>
          <w:t>.</w:t>
        </w:r>
      </w:ins>
    </w:p>
    <w:p w14:paraId="7937836A" w14:textId="77777777" w:rsidR="00F32988" w:rsidRDefault="00F32988" w:rsidP="001B48AA">
      <w:pPr>
        <w:jc w:val="center"/>
        <w:rPr>
          <w:ins w:id="536" w:author="Michael Flynn" w:date="2022-10-19T13:29:00Z"/>
        </w:rPr>
        <w:pPrChange w:id="537" w:author="Nathan Field" w:date="2022-10-20T11:05:00Z">
          <w:pPr>
            <w:jc w:val="both"/>
          </w:pPr>
        </w:pPrChange>
      </w:pPr>
      <w:ins w:id="538" w:author="Michael Flynn" w:date="2022-10-19T13:29:00Z">
        <w:r>
          <w:rPr>
            <w:noProof/>
          </w:rPr>
          <w:drawing>
            <wp:inline distT="0" distB="0" distL="0" distR="0" wp14:anchorId="3CCCC349" wp14:editId="166C9227">
              <wp:extent cx="3879850" cy="2488847"/>
              <wp:effectExtent l="0" t="0" r="6350" b="698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1172" cy="2496110"/>
                      </a:xfrm>
                      <a:prstGeom prst="rect">
                        <a:avLst/>
                      </a:prstGeom>
                      <a:noFill/>
                      <a:ln>
                        <a:noFill/>
                      </a:ln>
                    </pic:spPr>
                  </pic:pic>
                </a:graphicData>
              </a:graphic>
            </wp:inline>
          </w:drawing>
        </w:r>
      </w:ins>
    </w:p>
    <w:p w14:paraId="61B97DE8" w14:textId="50909569" w:rsidR="00F32988" w:rsidRDefault="00F32988" w:rsidP="00F32988">
      <w:pPr>
        <w:jc w:val="both"/>
        <w:rPr>
          <w:ins w:id="539" w:author="Michael Flynn" w:date="2022-10-19T13:29:00Z"/>
        </w:rPr>
      </w:pPr>
      <w:ins w:id="540" w:author="Michael Flynn" w:date="2022-10-19T13:29:00Z">
        <w:r>
          <w:lastRenderedPageBreak/>
          <w:t>The</w:t>
        </w:r>
        <w:del w:id="541" w:author="Nathan Field" w:date="2022-10-20T10:39:00Z">
          <w:r w:rsidDel="009A598D">
            <w:delText xml:space="preserve"> secon</w:delText>
          </w:r>
        </w:del>
      </w:ins>
      <w:ins w:id="542" w:author="Nathan Field" w:date="2022-10-20T10:39:00Z">
        <w:r w:rsidR="009A598D">
          <w:pgNum/>
        </w:r>
        <w:proofErr w:type="spellStart"/>
        <w:r w:rsidR="009A598D">
          <w:t>econd</w:t>
        </w:r>
      </w:ins>
      <w:ins w:id="543" w:author="Michael Flynn" w:date="2022-10-19T13:29:00Z">
        <w:r>
          <w:t>d</w:t>
        </w:r>
        <w:proofErr w:type="spellEnd"/>
        <w:r>
          <w:t xml:space="preserve"> table in our database is the </w:t>
        </w:r>
        <w:proofErr w:type="spellStart"/>
        <w:r>
          <w:t>employee_access_table</w:t>
        </w:r>
        <w:proofErr w:type="spellEnd"/>
        <w:r>
          <w:t xml:space="preserve">, this table is used the monitor what employee is accessing the door and a what time they are accessed the door at. This table is a good way to improve the systems security and it limits the risk of repudiation (discussed in the security section of this documentation) as it means people can’t lie about whether they were or were not in the room. This table will contain a unique access id (pk) as well as the employees </w:t>
        </w:r>
        <w:del w:id="544" w:author="Nathan Field" w:date="2022-10-20T10:39:00Z">
          <w:r w:rsidDel="009A598D">
            <w:delText>id(</w:delText>
          </w:r>
        </w:del>
      </w:ins>
      <w:ins w:id="545" w:author="Nathan Field" w:date="2022-10-20T10:39:00Z">
        <w:r w:rsidR="009A598D">
          <w:t>id (</w:t>
        </w:r>
      </w:ins>
      <w:ins w:id="546" w:author="Michael Flynn" w:date="2022-10-19T13:29:00Z">
        <w:r>
          <w:t>f</w:t>
        </w:r>
      </w:ins>
      <w:ins w:id="547" w:author="Nathan Field" w:date="2022-10-20T10:39:00Z">
        <w:r w:rsidR="009A598D">
          <w:t xml:space="preserve">oreign </w:t>
        </w:r>
      </w:ins>
      <w:ins w:id="548" w:author="Michael Flynn" w:date="2022-10-19T13:29:00Z">
        <w:r>
          <w:t>k</w:t>
        </w:r>
      </w:ins>
      <w:ins w:id="549" w:author="Nathan Field" w:date="2022-10-20T10:39:00Z">
        <w:r w:rsidR="009A598D">
          <w:t>ey</w:t>
        </w:r>
      </w:ins>
      <w:ins w:id="550" w:author="Michael Flynn" w:date="2022-10-19T13:29:00Z">
        <w:r>
          <w:t xml:space="preserve"> from the employee table) and an access time. Below is the schema for the </w:t>
        </w:r>
        <w:proofErr w:type="spellStart"/>
        <w:r>
          <w:t>employee_access_table</w:t>
        </w:r>
        <w:proofErr w:type="spellEnd"/>
      </w:ins>
    </w:p>
    <w:p w14:paraId="242005A0" w14:textId="77777777" w:rsidR="00F32988" w:rsidRDefault="00F32988" w:rsidP="001B48AA">
      <w:pPr>
        <w:jc w:val="center"/>
        <w:rPr>
          <w:ins w:id="551" w:author="Michael Flynn" w:date="2022-10-19T13:29:00Z"/>
        </w:rPr>
        <w:pPrChange w:id="552" w:author="Nathan Field" w:date="2022-10-20T11:05:00Z">
          <w:pPr>
            <w:jc w:val="both"/>
          </w:pPr>
        </w:pPrChange>
      </w:pPr>
      <w:ins w:id="553" w:author="Michael Flynn" w:date="2022-10-19T13:29:00Z">
        <w:r>
          <w:rPr>
            <w:noProof/>
          </w:rPr>
          <w:drawing>
            <wp:inline distT="0" distB="0" distL="0" distR="0" wp14:anchorId="5E2F9258" wp14:editId="620E324D">
              <wp:extent cx="5308600" cy="2459212"/>
              <wp:effectExtent l="0" t="0" r="6350" b="0"/>
              <wp:docPr id="12" name="Picture 1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32" t="21892"/>
                      <a:stretch/>
                    </pic:blipFill>
                    <pic:spPr bwMode="auto">
                      <a:xfrm>
                        <a:off x="0" y="0"/>
                        <a:ext cx="5324061" cy="246637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B848484" w14:textId="73E93D0C" w:rsidR="00F32988" w:rsidRDefault="00F32988" w:rsidP="00F32988">
      <w:pPr>
        <w:jc w:val="both"/>
        <w:rPr>
          <w:ins w:id="554" w:author="Michael Flynn" w:date="2022-10-19T13:29:00Z"/>
        </w:rPr>
      </w:pPr>
      <w:ins w:id="555" w:author="Michael Flynn" w:date="2022-10-19T13:29:00Z">
        <w:r>
          <w:t xml:space="preserve">So as briefly mentioned we will be relating the two tables in our database, the relationship between these two tables is a one to many </w:t>
        </w:r>
        <w:del w:id="556" w:author="Nathan Field" w:date="2022-10-20T10:39:00Z">
          <w:r w:rsidDel="009A598D">
            <w:delText>relationship(</w:delText>
          </w:r>
        </w:del>
      </w:ins>
      <w:ins w:id="557" w:author="Nathan Field" w:date="2022-10-20T10:39:00Z">
        <w:r w:rsidR="009A598D">
          <w:t>relationship (</w:t>
        </w:r>
      </w:ins>
      <w:ins w:id="558" w:author="Michael Flynn" w:date="2022-10-19T13:29:00Z">
        <w:r>
          <w:t xml:space="preserve">one employee can have many accesses to the door but the door can only have one access at any given time).  Below is a sketch of the relationship between these two tables (note the admin Boolean is not in the diagram). </w:t>
        </w:r>
      </w:ins>
    </w:p>
    <w:p w14:paraId="25DCC167" w14:textId="77777777" w:rsidR="00F32988" w:rsidRDefault="00F32988" w:rsidP="001B48AA">
      <w:pPr>
        <w:jc w:val="center"/>
        <w:rPr>
          <w:ins w:id="559" w:author="Michael Flynn" w:date="2022-10-19T13:29:00Z"/>
        </w:rPr>
        <w:pPrChange w:id="560" w:author="Nathan Field" w:date="2022-10-20T11:05:00Z">
          <w:pPr>
            <w:jc w:val="both"/>
          </w:pPr>
        </w:pPrChange>
      </w:pPr>
      <w:ins w:id="561" w:author="Michael Flynn" w:date="2022-10-19T13:29:00Z">
        <w:r>
          <w:rPr>
            <w:noProof/>
          </w:rPr>
          <w:drawing>
            <wp:inline distT="0" distB="0" distL="0" distR="0" wp14:anchorId="55ACA93C" wp14:editId="5BE546E6">
              <wp:extent cx="2113589" cy="5215159"/>
              <wp:effectExtent l="0" t="7620" r="0" b="0"/>
              <wp:docPr id="13" name="Picture 1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186" t="-581" r="775" b="581"/>
                      <a:stretch/>
                    </pic:blipFill>
                    <pic:spPr bwMode="auto">
                      <a:xfrm rot="16200000">
                        <a:off x="0" y="0"/>
                        <a:ext cx="2126580" cy="524721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F19A8F1" w14:textId="77777777" w:rsidR="00BC47B2" w:rsidRDefault="00BC47B2" w:rsidP="00BC47B2">
      <w:pPr>
        <w:pStyle w:val="Heading2"/>
        <w:rPr>
          <w:ins w:id="562" w:author="Nathan Field" w:date="2022-10-20T10:42:00Z"/>
        </w:rPr>
      </w:pPr>
    </w:p>
    <w:p w14:paraId="20F4533A" w14:textId="3E60B557" w:rsidR="00F32988" w:rsidRDefault="00BC47B2" w:rsidP="00BC47B2">
      <w:pPr>
        <w:pStyle w:val="Heading2"/>
        <w:rPr>
          <w:ins w:id="563" w:author="Nathan Field" w:date="2022-10-20T10:42:00Z"/>
        </w:rPr>
      </w:pPr>
      <w:bookmarkStart w:id="564" w:name="_Toc117157399"/>
      <w:ins w:id="565" w:author="Nathan Field" w:date="2022-10-20T10:42:00Z">
        <w:r>
          <w:t>Queries</w:t>
        </w:r>
        <w:bookmarkEnd w:id="564"/>
      </w:ins>
    </w:p>
    <w:p w14:paraId="2B91DA03" w14:textId="77777777" w:rsidR="00BC47B2" w:rsidRPr="00BC47B2" w:rsidRDefault="00BC47B2" w:rsidP="00BC47B2">
      <w:pPr>
        <w:rPr>
          <w:ins w:id="566" w:author="Michael Flynn" w:date="2022-10-19T13:29:00Z"/>
        </w:rPr>
        <w:pPrChange w:id="567" w:author="Nathan Field" w:date="2022-10-20T10:42:00Z">
          <w:pPr>
            <w:jc w:val="both"/>
          </w:pPr>
        </w:pPrChange>
      </w:pPr>
    </w:p>
    <w:p w14:paraId="5829A47F" w14:textId="77777777" w:rsidR="00F32988" w:rsidRDefault="00F32988" w:rsidP="00F32988">
      <w:pPr>
        <w:jc w:val="both"/>
        <w:rPr>
          <w:ins w:id="568" w:author="Michael Flynn" w:date="2022-10-19T13:29:00Z"/>
        </w:rPr>
      </w:pPr>
      <w:ins w:id="569" w:author="Michael Flynn" w:date="2022-10-19T13:29:00Z">
        <w:r>
          <w:t>We will also be using queries and views in our database to help us search for certain records in the database that combine both tables, while at the moment our queries are limited the plan is to expand on them as the database get bigger, below is our first few basic queries for the database</w:t>
        </w:r>
      </w:ins>
    </w:p>
    <w:p w14:paraId="50988077" w14:textId="77777777" w:rsidR="00F32988" w:rsidRDefault="00F32988" w:rsidP="00F32988">
      <w:pPr>
        <w:jc w:val="both"/>
        <w:rPr>
          <w:ins w:id="570" w:author="Michael Flynn" w:date="2022-10-19T13:29:00Z"/>
        </w:rPr>
      </w:pPr>
      <w:ins w:id="571" w:author="Michael Flynn" w:date="2022-10-19T13:29:00Z">
        <w:r>
          <w:rPr>
            <w:noProof/>
          </w:rPr>
          <w:lastRenderedPageBreak/>
          <w:drawing>
            <wp:inline distT="0" distB="0" distL="0" distR="0" wp14:anchorId="05DDD92C" wp14:editId="2AE12AE0">
              <wp:extent cx="5951991" cy="1510748"/>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5"/>
                      <a:stretch>
                        <a:fillRect/>
                      </a:stretch>
                    </pic:blipFill>
                    <pic:spPr>
                      <a:xfrm>
                        <a:off x="0" y="0"/>
                        <a:ext cx="5996091" cy="1521942"/>
                      </a:xfrm>
                      <a:prstGeom prst="rect">
                        <a:avLst/>
                      </a:prstGeom>
                    </pic:spPr>
                  </pic:pic>
                </a:graphicData>
              </a:graphic>
            </wp:inline>
          </w:drawing>
        </w:r>
      </w:ins>
    </w:p>
    <w:p w14:paraId="05853764" w14:textId="77777777" w:rsidR="00F32988" w:rsidRDefault="00F32988" w:rsidP="00F32988">
      <w:pPr>
        <w:jc w:val="both"/>
        <w:rPr>
          <w:ins w:id="572" w:author="Michael Flynn" w:date="2022-10-19T13:29:00Z"/>
        </w:rPr>
      </w:pPr>
      <w:ins w:id="573" w:author="Michael Flynn" w:date="2022-10-19T13:29:00Z">
        <w:r>
          <w:t>We will also be making use of views in our database to let other workers in the system search for certain records without risk of them editing or tampering with the records in anyway.</w:t>
        </w:r>
      </w:ins>
    </w:p>
    <w:p w14:paraId="62AAA8DB" w14:textId="77777777" w:rsidR="00F32988" w:rsidRDefault="00F32988" w:rsidP="00F32988">
      <w:pPr>
        <w:jc w:val="both"/>
        <w:rPr>
          <w:ins w:id="574" w:author="Michael Flynn" w:date="2022-10-19T13:29:00Z"/>
        </w:rPr>
      </w:pPr>
      <w:ins w:id="575" w:author="Michael Flynn" w:date="2022-10-19T13:29:00Z">
        <w:r>
          <w:rPr>
            <w:noProof/>
          </w:rPr>
          <w:drawing>
            <wp:inline distT="0" distB="0" distL="0" distR="0" wp14:anchorId="1B36AE91" wp14:editId="1BD3A654">
              <wp:extent cx="5731510" cy="752475"/>
              <wp:effectExtent l="0" t="0" r="254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6"/>
                      <a:stretch>
                        <a:fillRect/>
                      </a:stretch>
                    </pic:blipFill>
                    <pic:spPr>
                      <a:xfrm>
                        <a:off x="0" y="0"/>
                        <a:ext cx="5731510" cy="752475"/>
                      </a:xfrm>
                      <a:prstGeom prst="rect">
                        <a:avLst/>
                      </a:prstGeom>
                    </pic:spPr>
                  </pic:pic>
                </a:graphicData>
              </a:graphic>
            </wp:inline>
          </w:drawing>
        </w:r>
      </w:ins>
    </w:p>
    <w:p w14:paraId="481CB5DF" w14:textId="77777777" w:rsidR="00F32988" w:rsidRDefault="00F32988" w:rsidP="00F32988">
      <w:pPr>
        <w:jc w:val="both"/>
        <w:rPr>
          <w:ins w:id="576" w:author="Michael Flynn" w:date="2022-10-19T13:29:00Z"/>
        </w:rPr>
      </w:pPr>
      <w:ins w:id="577" w:author="Michael Flynn" w:date="2022-10-19T13:29:00Z">
        <w:r>
          <w:t xml:space="preserve">We also considered the possibility of using indexes for databases as well to allow our admins to quicky find employees by their last name.  However, as our database is not the largest (yet) this index will probably not get much use as a simple SELECT </w:t>
        </w:r>
        <w:proofErr w:type="spellStart"/>
        <w:r>
          <w:t>emp_lastname</w:t>
        </w:r>
        <w:proofErr w:type="spellEnd"/>
        <w:r>
          <w:t xml:space="preserve"> FROM </w:t>
        </w:r>
        <w:proofErr w:type="spellStart"/>
        <w:r>
          <w:t>employee_table</w:t>
        </w:r>
        <w:proofErr w:type="spellEnd"/>
        <w:r>
          <w:t xml:space="preserve"> will get the results at the same speeds. </w:t>
        </w:r>
      </w:ins>
    </w:p>
    <w:p w14:paraId="1079FD76" w14:textId="77777777" w:rsidR="00F32988" w:rsidRDefault="00F32988" w:rsidP="00F32988">
      <w:pPr>
        <w:jc w:val="both"/>
        <w:rPr>
          <w:ins w:id="578" w:author="Michael Flynn" w:date="2022-10-19T13:29:00Z"/>
        </w:rPr>
      </w:pPr>
      <w:ins w:id="579" w:author="Michael Flynn" w:date="2022-10-19T13:29:00Z">
        <w:r>
          <w:rPr>
            <w:noProof/>
          </w:rPr>
          <w:drawing>
            <wp:inline distT="0" distB="0" distL="0" distR="0" wp14:anchorId="21A09A17" wp14:editId="29443953">
              <wp:extent cx="5731510" cy="513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3715"/>
                      </a:xfrm>
                      <a:prstGeom prst="rect">
                        <a:avLst/>
                      </a:prstGeom>
                    </pic:spPr>
                  </pic:pic>
                </a:graphicData>
              </a:graphic>
            </wp:inline>
          </w:drawing>
        </w:r>
        <w:r>
          <w:t xml:space="preserve"> </w:t>
        </w:r>
      </w:ins>
    </w:p>
    <w:p w14:paraId="32FD5C5A" w14:textId="1E40AB18" w:rsidR="00F32988" w:rsidRDefault="00F32988" w:rsidP="00F32988">
      <w:pPr>
        <w:jc w:val="both"/>
        <w:rPr>
          <w:ins w:id="580" w:author="Michael Flynn" w:date="2022-10-19T13:29:00Z"/>
        </w:rPr>
      </w:pPr>
      <w:ins w:id="581" w:author="Michael Flynn" w:date="2022-10-19T13:29:00Z">
        <w:r>
          <w:t xml:space="preserve">A final note on the database and something that will be discussed more in security, is securing the database to prevent it from hackers or SQL Injections. In order to prevent the </w:t>
        </w:r>
        <w:del w:id="582" w:author="Nathan Field" w:date="2022-10-20T10:39:00Z">
          <w:r w:rsidDel="009A598D">
            <w:delText>latter</w:delText>
          </w:r>
        </w:del>
      </w:ins>
      <w:ins w:id="583" w:author="Nathan Field" w:date="2022-10-20T10:39:00Z">
        <w:r w:rsidR="009A598D">
          <w:t>latter,</w:t>
        </w:r>
      </w:ins>
      <w:ins w:id="584" w:author="Michael Flynn" w:date="2022-10-19T13:29:00Z">
        <w:r>
          <w:t xml:space="preserve"> we will be making use of SQL parameters, these parameters will also </w:t>
        </w:r>
        <w:del w:id="585" w:author="Nathan Field" w:date="2022-10-20T10:50:00Z">
          <w:r w:rsidDel="00263B93">
            <w:delText>hid</w:delText>
          </w:r>
        </w:del>
      </w:ins>
      <w:ins w:id="586" w:author="Nathan Field" w:date="2022-10-20T10:50:00Z">
        <w:r w:rsidR="00263B93">
          <w:t>hide</w:t>
        </w:r>
      </w:ins>
      <w:ins w:id="587" w:author="Michael Flynn" w:date="2022-10-19T13:29:00Z">
        <w:r>
          <w:t xml:space="preserve"> the database structure from potential hackers.  To do this in python you use </w:t>
        </w:r>
        <w:proofErr w:type="spellStart"/>
        <w:r>
          <w:t>connection.cursor</w:t>
        </w:r>
        <w:proofErr w:type="spellEnd"/>
        <w:r>
          <w:t>(prepared = TRUE)</w:t>
        </w:r>
      </w:ins>
    </w:p>
    <w:p w14:paraId="7D74FEBC" w14:textId="77777777" w:rsidR="00730E81" w:rsidRPr="00730E81" w:rsidRDefault="00730E81">
      <w:pPr>
        <w:jc w:val="both"/>
        <w:rPr>
          <w:ins w:id="588" w:author="Nathan Field" w:date="2022-10-08T20:22:00Z"/>
        </w:rPr>
        <w:pPrChange w:id="589" w:author="Michael Flynn" w:date="2022-10-19T13:29:00Z">
          <w:pPr/>
        </w:pPrChange>
      </w:pPr>
    </w:p>
    <w:p w14:paraId="292AD0FA" w14:textId="77777777" w:rsidR="008035FC" w:rsidRDefault="008035FC" w:rsidP="008035FC">
      <w:pPr>
        <w:rPr>
          <w:ins w:id="590" w:author="Nathan Field" w:date="2022-10-08T20:22:00Z"/>
        </w:rPr>
      </w:pPr>
    </w:p>
    <w:p w14:paraId="085556F9" w14:textId="7B827B92" w:rsidR="008035FC" w:rsidRDefault="008035FC" w:rsidP="008035FC">
      <w:pPr>
        <w:pStyle w:val="Heading1"/>
        <w:jc w:val="center"/>
        <w:rPr>
          <w:ins w:id="591" w:author="Nathan Field" w:date="2022-10-08T20:22:00Z"/>
        </w:rPr>
      </w:pPr>
      <w:bookmarkStart w:id="592" w:name="_Toc117157400"/>
      <w:ins w:id="593" w:author="Nathan Field" w:date="2022-10-08T20:22:00Z">
        <w:r>
          <w:lastRenderedPageBreak/>
          <w:t>The UI, User and User Testing</w:t>
        </w:r>
        <w:bookmarkEnd w:id="592"/>
      </w:ins>
    </w:p>
    <w:p w14:paraId="57CB793D" w14:textId="12BF927E" w:rsidR="008035FC" w:rsidRDefault="00E07998" w:rsidP="00E07998">
      <w:pPr>
        <w:pStyle w:val="Heading2"/>
      </w:pPr>
      <w:bookmarkStart w:id="594" w:name="_Toc117157401"/>
      <w:r>
        <w:t>The UI</w:t>
      </w:r>
      <w:bookmarkEnd w:id="594"/>
    </w:p>
    <w:p w14:paraId="486D2275" w14:textId="19D93D07" w:rsidR="00E07998" w:rsidDel="000D0E8E" w:rsidRDefault="000D0E8E" w:rsidP="00E07998">
      <w:pPr>
        <w:rPr>
          <w:del w:id="595" w:author="Nathan Field" w:date="2022-10-20T10:49:00Z"/>
        </w:rPr>
      </w:pPr>
      <w:ins w:id="596" w:author="Nathan Field" w:date="2022-10-20T10:49:00Z">
        <w:r>
          <w:t xml:space="preserve">The </w:t>
        </w:r>
        <w:r w:rsidR="00DB25AB">
          <w:t xml:space="preserve">Flask website design can be found here: </w:t>
        </w:r>
        <w:r w:rsidR="00DB25AB">
          <w:fldChar w:fldCharType="begin"/>
        </w:r>
        <w:r w:rsidR="00DB25AB">
          <w:instrText xml:space="preserve"> HYPERLINK "</w:instrText>
        </w:r>
        <w:r w:rsidR="00DB25AB" w:rsidRPr="00DB25AB">
          <w:rPr>
            <w:rPrChange w:id="597" w:author="Nathan Field" w:date="2022-10-20T10:49:00Z">
              <w:rPr>
                <w:rStyle w:val="Hyperlink"/>
              </w:rPr>
            </w:rPrChange>
          </w:rPr>
          <w:instrText>https://www.figma.com/file/B5OAyUPiC5Eks1s3S356iJ/DMN-Systems-Prototype?node-id=0%3A1</w:instrText>
        </w:r>
        <w:r w:rsidR="00DB25AB">
          <w:instrText xml:space="preserve">" </w:instrText>
        </w:r>
        <w:r w:rsidR="00DB25AB">
          <w:fldChar w:fldCharType="separate"/>
        </w:r>
        <w:r w:rsidR="00DB25AB" w:rsidRPr="00DB25AB">
          <w:rPr>
            <w:rStyle w:val="Hyperlink"/>
          </w:rPr>
          <w:t>https://www.figma.com/file/B5OAyUPiC5Eks1s3S356iJ/DMN-Systems-Prototype?node-id=0%3A1</w:t>
        </w:r>
        <w:r w:rsidR="00DB25AB">
          <w:fldChar w:fldCharType="end"/>
        </w:r>
      </w:ins>
      <w:del w:id="598" w:author="Nathan Field" w:date="2022-10-20T10:49:00Z">
        <w:r w:rsidR="00E07998" w:rsidDel="000D0E8E">
          <w:delText>Flask website</w:delText>
        </w:r>
      </w:del>
    </w:p>
    <w:p w14:paraId="03F61FBE" w14:textId="57D767D2" w:rsidR="000D0E8E" w:rsidRDefault="002E173C" w:rsidP="00E07998">
      <w:pPr>
        <w:rPr>
          <w:ins w:id="599" w:author="Nathan Field" w:date="2022-10-20T10:51:00Z"/>
        </w:rPr>
      </w:pPr>
      <w:ins w:id="600" w:author="Nathan Field" w:date="2022-10-20T10:50:00Z">
        <w:r w:rsidRPr="002E173C">
          <w:drawing>
            <wp:inline distT="0" distB="0" distL="0" distR="0" wp14:anchorId="4EA9C884" wp14:editId="7E3A9A0E">
              <wp:extent cx="5731510" cy="3220720"/>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stretch>
                        <a:fillRect/>
                      </a:stretch>
                    </pic:blipFill>
                    <pic:spPr>
                      <a:xfrm>
                        <a:off x="0" y="0"/>
                        <a:ext cx="5731510" cy="3220720"/>
                      </a:xfrm>
                      <a:prstGeom prst="rect">
                        <a:avLst/>
                      </a:prstGeom>
                    </pic:spPr>
                  </pic:pic>
                </a:graphicData>
              </a:graphic>
            </wp:inline>
          </w:drawing>
        </w:r>
      </w:ins>
    </w:p>
    <w:p w14:paraId="7DB6C66A" w14:textId="0DA8E4CB" w:rsidR="00CF73B5" w:rsidRDefault="00CF73B5" w:rsidP="00E07998">
      <w:pPr>
        <w:rPr>
          <w:ins w:id="601" w:author="Nathan Field" w:date="2022-10-20T10:51:00Z"/>
        </w:rPr>
      </w:pPr>
      <w:ins w:id="602" w:author="Nathan Field" w:date="2022-10-20T10:51:00Z">
        <w:r w:rsidRPr="00CF73B5">
          <w:drawing>
            <wp:inline distT="0" distB="0" distL="0" distR="0" wp14:anchorId="6CAB7FBE" wp14:editId="789CCB90">
              <wp:extent cx="5731510" cy="3216910"/>
              <wp:effectExtent l="0" t="0" r="2540" b="254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9"/>
                      <a:stretch>
                        <a:fillRect/>
                      </a:stretch>
                    </pic:blipFill>
                    <pic:spPr>
                      <a:xfrm>
                        <a:off x="0" y="0"/>
                        <a:ext cx="5731510" cy="3216910"/>
                      </a:xfrm>
                      <a:prstGeom prst="rect">
                        <a:avLst/>
                      </a:prstGeom>
                    </pic:spPr>
                  </pic:pic>
                </a:graphicData>
              </a:graphic>
            </wp:inline>
          </w:drawing>
        </w:r>
      </w:ins>
    </w:p>
    <w:p w14:paraId="235DF3AC" w14:textId="01B30FD3" w:rsidR="00CF73B5" w:rsidRDefault="00CF73B5" w:rsidP="00E07998">
      <w:pPr>
        <w:rPr>
          <w:ins w:id="603" w:author="Nathan Field" w:date="2022-10-20T10:51:00Z"/>
        </w:rPr>
      </w:pPr>
      <w:ins w:id="604" w:author="Nathan Field" w:date="2022-10-20T10:51:00Z">
        <w:r w:rsidRPr="00CF73B5">
          <w:lastRenderedPageBreak/>
          <w:drawing>
            <wp:inline distT="0" distB="0" distL="0" distR="0" wp14:anchorId="0B4614D5" wp14:editId="13A0961F">
              <wp:extent cx="5731510" cy="3209290"/>
              <wp:effectExtent l="0" t="0" r="254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0"/>
                      <a:stretch>
                        <a:fillRect/>
                      </a:stretch>
                    </pic:blipFill>
                    <pic:spPr>
                      <a:xfrm>
                        <a:off x="0" y="0"/>
                        <a:ext cx="5731510" cy="3209290"/>
                      </a:xfrm>
                      <a:prstGeom prst="rect">
                        <a:avLst/>
                      </a:prstGeom>
                    </pic:spPr>
                  </pic:pic>
                </a:graphicData>
              </a:graphic>
            </wp:inline>
          </w:drawing>
        </w:r>
      </w:ins>
    </w:p>
    <w:p w14:paraId="4D72B2C5" w14:textId="1AED9AAD" w:rsidR="00225DFD" w:rsidRDefault="00225DFD" w:rsidP="00E07998">
      <w:pPr>
        <w:rPr>
          <w:ins w:id="605" w:author="Nathan Field" w:date="2022-10-20T10:51:00Z"/>
        </w:rPr>
      </w:pPr>
      <w:ins w:id="606" w:author="Nathan Field" w:date="2022-10-20T10:51:00Z">
        <w:r w:rsidRPr="00225DFD">
          <w:drawing>
            <wp:inline distT="0" distB="0" distL="0" distR="0" wp14:anchorId="26CE872B" wp14:editId="6711DE56">
              <wp:extent cx="5731510" cy="3214370"/>
              <wp:effectExtent l="0" t="0" r="2540" b="508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21"/>
                      <a:stretch>
                        <a:fillRect/>
                      </a:stretch>
                    </pic:blipFill>
                    <pic:spPr>
                      <a:xfrm>
                        <a:off x="0" y="0"/>
                        <a:ext cx="5731510" cy="3214370"/>
                      </a:xfrm>
                      <a:prstGeom prst="rect">
                        <a:avLst/>
                      </a:prstGeom>
                    </pic:spPr>
                  </pic:pic>
                </a:graphicData>
              </a:graphic>
            </wp:inline>
          </w:drawing>
        </w:r>
      </w:ins>
    </w:p>
    <w:p w14:paraId="28539459" w14:textId="751EEE4C" w:rsidR="00225DFD" w:rsidRDefault="00225DFD" w:rsidP="00E07998">
      <w:pPr>
        <w:rPr>
          <w:ins w:id="607" w:author="Nathan Field" w:date="2022-10-20T10:52:00Z"/>
        </w:rPr>
      </w:pPr>
      <w:ins w:id="608" w:author="Nathan Field" w:date="2022-10-20T10:51:00Z">
        <w:r w:rsidRPr="00225DFD">
          <w:lastRenderedPageBreak/>
          <w:drawing>
            <wp:inline distT="0" distB="0" distL="0" distR="0" wp14:anchorId="49D43EB1" wp14:editId="5CE44063">
              <wp:extent cx="5731510" cy="3217545"/>
              <wp:effectExtent l="0" t="0" r="254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2"/>
                      <a:stretch>
                        <a:fillRect/>
                      </a:stretch>
                    </pic:blipFill>
                    <pic:spPr>
                      <a:xfrm>
                        <a:off x="0" y="0"/>
                        <a:ext cx="5731510" cy="3217545"/>
                      </a:xfrm>
                      <a:prstGeom prst="rect">
                        <a:avLst/>
                      </a:prstGeom>
                    </pic:spPr>
                  </pic:pic>
                </a:graphicData>
              </a:graphic>
            </wp:inline>
          </w:drawing>
        </w:r>
      </w:ins>
    </w:p>
    <w:p w14:paraId="3EA8DCE2" w14:textId="4E77EAA1" w:rsidR="00422740" w:rsidRDefault="00422740" w:rsidP="00E07998">
      <w:pPr>
        <w:rPr>
          <w:ins w:id="609" w:author="Nathan Field" w:date="2022-10-20T10:52:00Z"/>
        </w:rPr>
      </w:pPr>
      <w:ins w:id="610" w:author="Nathan Field" w:date="2022-10-20T10:52:00Z">
        <w:r w:rsidRPr="00422740">
          <w:drawing>
            <wp:inline distT="0" distB="0" distL="0" distR="0" wp14:anchorId="1BBE6055" wp14:editId="2BC36124">
              <wp:extent cx="5731510" cy="3235325"/>
              <wp:effectExtent l="0" t="0" r="2540" b="317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3"/>
                      <a:stretch>
                        <a:fillRect/>
                      </a:stretch>
                    </pic:blipFill>
                    <pic:spPr>
                      <a:xfrm>
                        <a:off x="0" y="0"/>
                        <a:ext cx="5731510" cy="3235325"/>
                      </a:xfrm>
                      <a:prstGeom prst="rect">
                        <a:avLst/>
                      </a:prstGeom>
                    </pic:spPr>
                  </pic:pic>
                </a:graphicData>
              </a:graphic>
            </wp:inline>
          </w:drawing>
        </w:r>
      </w:ins>
    </w:p>
    <w:p w14:paraId="21E22521" w14:textId="54B1C203" w:rsidR="000D0E8E" w:rsidRDefault="00422740" w:rsidP="00E07998">
      <w:pPr>
        <w:rPr>
          <w:ins w:id="611" w:author="Nathan Field" w:date="2022-10-20T10:49:00Z"/>
        </w:rPr>
      </w:pPr>
      <w:ins w:id="612" w:author="Nathan Field" w:date="2022-10-20T10:52:00Z">
        <w:r w:rsidRPr="00422740">
          <w:lastRenderedPageBreak/>
          <w:drawing>
            <wp:inline distT="0" distB="0" distL="0" distR="0" wp14:anchorId="32DBF367" wp14:editId="75D8F794">
              <wp:extent cx="5731510" cy="3216910"/>
              <wp:effectExtent l="0" t="0" r="2540" b="254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4"/>
                      <a:stretch>
                        <a:fillRect/>
                      </a:stretch>
                    </pic:blipFill>
                    <pic:spPr>
                      <a:xfrm>
                        <a:off x="0" y="0"/>
                        <a:ext cx="5731510" cy="3216910"/>
                      </a:xfrm>
                      <a:prstGeom prst="rect">
                        <a:avLst/>
                      </a:prstGeom>
                    </pic:spPr>
                  </pic:pic>
                </a:graphicData>
              </a:graphic>
            </wp:inline>
          </w:drawing>
        </w:r>
      </w:ins>
    </w:p>
    <w:p w14:paraId="63509E00" w14:textId="5394729A" w:rsidR="00E07998" w:rsidRDefault="00E07998" w:rsidP="00E07998">
      <w:r>
        <w:t>LCD display</w:t>
      </w:r>
      <w:ins w:id="613" w:author="Nathan Field" w:date="2022-10-20T11:16:00Z">
        <w:r w:rsidR="00C848DA">
          <w:t xml:space="preserve"> prototype here:</w:t>
        </w:r>
      </w:ins>
    </w:p>
    <w:p w14:paraId="1A2138AD" w14:textId="6097694A" w:rsidR="00E07998" w:rsidRPr="00E07998" w:rsidRDefault="00E07998" w:rsidP="00E07998">
      <w:r w:rsidRPr="00E07998">
        <w:rPr>
          <w:noProof/>
        </w:rPr>
        <w:drawing>
          <wp:inline distT="0" distB="0" distL="0" distR="0" wp14:anchorId="2BAF3378" wp14:editId="1AB5CAEF">
            <wp:extent cx="2115047" cy="1087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5798" cy="1093281"/>
                    </a:xfrm>
                    <a:prstGeom prst="rect">
                      <a:avLst/>
                    </a:prstGeom>
                  </pic:spPr>
                </pic:pic>
              </a:graphicData>
            </a:graphic>
          </wp:inline>
        </w:drawing>
      </w:r>
    </w:p>
    <w:p w14:paraId="16C67989" w14:textId="1FE00C85" w:rsidR="00E07998" w:rsidRDefault="00E07998" w:rsidP="00E07998">
      <w:pPr>
        <w:pStyle w:val="Heading2"/>
      </w:pPr>
      <w:bookmarkStart w:id="614" w:name="_Toc117157402"/>
      <w:r>
        <w:t>The User</w:t>
      </w:r>
      <w:bookmarkEnd w:id="614"/>
    </w:p>
    <w:p w14:paraId="714D0129" w14:textId="522E18EB" w:rsidR="00E07998" w:rsidRDefault="002F0924" w:rsidP="00E07998">
      <w:r>
        <w:rPr>
          <w:rFonts w:ascii="Arial" w:hAnsi="Arial" w:cs="Arial"/>
          <w:noProof/>
          <w:color w:val="000000"/>
          <w:bdr w:val="none" w:sz="0" w:space="0" w:color="auto" w:frame="1"/>
        </w:rPr>
        <w:drawing>
          <wp:inline distT="0" distB="0" distL="0" distR="0" wp14:anchorId="10D079FB" wp14:editId="05EC3807">
            <wp:extent cx="5731510" cy="3076575"/>
            <wp:effectExtent l="0" t="0" r="254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38A5E22" w14:textId="206E1213" w:rsidR="002F0924" w:rsidRDefault="002F0924" w:rsidP="00E07998">
      <w:r>
        <w:rPr>
          <w:rFonts w:ascii="Arial" w:hAnsi="Arial" w:cs="Arial"/>
          <w:noProof/>
          <w:color w:val="000000"/>
          <w:bdr w:val="none" w:sz="0" w:space="0" w:color="auto" w:frame="1"/>
        </w:rPr>
        <w:lastRenderedPageBreak/>
        <w:drawing>
          <wp:inline distT="0" distB="0" distL="0" distR="0" wp14:anchorId="20748A95" wp14:editId="5E16815F">
            <wp:extent cx="5731510" cy="304482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B82058" w14:textId="60BAFEBE" w:rsidR="002F0924" w:rsidRDefault="002F0924" w:rsidP="00E07998">
      <w:r>
        <w:rPr>
          <w:rFonts w:ascii="Arial" w:hAnsi="Arial" w:cs="Arial"/>
          <w:b/>
          <w:bCs/>
          <w:noProof/>
          <w:color w:val="000000"/>
          <w:bdr w:val="none" w:sz="0" w:space="0" w:color="auto" w:frame="1"/>
        </w:rPr>
        <w:drawing>
          <wp:inline distT="0" distB="0" distL="0" distR="0" wp14:anchorId="469C3A1C" wp14:editId="75D23769">
            <wp:extent cx="5731510" cy="299720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65721E98" w14:textId="2EC9D2D1" w:rsidR="002F0924" w:rsidRDefault="002F0924" w:rsidP="00E07998">
      <w:pPr>
        <w:rPr>
          <w:rFonts w:ascii="Arial" w:hAnsi="Arial" w:cs="Arial"/>
          <w:b/>
          <w:bCs/>
          <w:noProof/>
          <w:color w:val="000000"/>
          <w:bdr w:val="none" w:sz="0" w:space="0" w:color="auto" w:frame="1"/>
        </w:rPr>
      </w:pPr>
      <w:r>
        <w:rPr>
          <w:rFonts w:ascii="Arial" w:hAnsi="Arial" w:cs="Arial"/>
          <w:b/>
          <w:bCs/>
          <w:noProof/>
          <w:color w:val="000000"/>
          <w:bdr w:val="none" w:sz="0" w:space="0" w:color="auto" w:frame="1"/>
        </w:rPr>
        <w:lastRenderedPageBreak/>
        <w:drawing>
          <wp:inline distT="0" distB="0" distL="0" distR="0" wp14:anchorId="0FA96DAD" wp14:editId="46B753BC">
            <wp:extent cx="5731510" cy="282194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8742"/>
                    <a:stretch/>
                  </pic:blipFill>
                  <pic:spPr bwMode="auto">
                    <a:xfrm>
                      <a:off x="0" y="0"/>
                      <a:ext cx="5731510" cy="2821940"/>
                    </a:xfrm>
                    <a:prstGeom prst="rect">
                      <a:avLst/>
                    </a:prstGeom>
                    <a:noFill/>
                    <a:ln>
                      <a:noFill/>
                    </a:ln>
                    <a:extLst>
                      <a:ext uri="{53640926-AAD7-44D8-BBD7-CCE9431645EC}">
                        <a14:shadowObscured xmlns:a14="http://schemas.microsoft.com/office/drawing/2010/main"/>
                      </a:ext>
                    </a:extLst>
                  </pic:spPr>
                </pic:pic>
              </a:graphicData>
            </a:graphic>
          </wp:inline>
        </w:drawing>
      </w:r>
    </w:p>
    <w:p w14:paraId="00CBB869" w14:textId="767B6E76" w:rsidR="002F0924" w:rsidRDefault="002F0924" w:rsidP="00E07998">
      <w:pPr>
        <w:rPr>
          <w:ins w:id="615" w:author="Nathan Field" w:date="2022-10-20T11:17:00Z"/>
        </w:rPr>
      </w:pPr>
    </w:p>
    <w:p w14:paraId="23DACB4D" w14:textId="77777777" w:rsidR="00C848DA" w:rsidDel="00C848DA" w:rsidRDefault="00C848DA" w:rsidP="00C848DA">
      <w:pPr>
        <w:pStyle w:val="Heading2"/>
        <w:rPr>
          <w:del w:id="616" w:author="Nathan Field" w:date="2022-10-20T11:17:00Z"/>
          <w:moveTo w:id="617" w:author="Nathan Field" w:date="2022-10-20T11:17:00Z"/>
        </w:rPr>
      </w:pPr>
      <w:bookmarkStart w:id="618" w:name="_Toc117157403"/>
      <w:moveToRangeStart w:id="619" w:author="Nathan Field" w:date="2022-10-20T11:17:00Z" w:name="move117157058"/>
      <w:moveTo w:id="620" w:author="Nathan Field" w:date="2022-10-20T11:17:00Z">
        <w:r>
          <w:t>User Testing</w:t>
        </w:r>
        <w:bookmarkEnd w:id="618"/>
      </w:moveTo>
    </w:p>
    <w:moveToRangeEnd w:id="619"/>
    <w:p w14:paraId="78499688" w14:textId="77777777" w:rsidR="00C848DA" w:rsidRPr="00E07998" w:rsidRDefault="00C848DA" w:rsidP="00C848DA">
      <w:pPr>
        <w:pStyle w:val="Heading2"/>
        <w:pPrChange w:id="621" w:author="Nathan Field" w:date="2022-10-20T11:17:00Z">
          <w:pPr/>
        </w:pPrChange>
      </w:pPr>
    </w:p>
    <w:p w14:paraId="1C3AEDCF" w14:textId="3A2F9671" w:rsidR="00FE2839" w:rsidRPr="00C848DA" w:rsidRDefault="00FE2839" w:rsidP="00C848DA">
      <w:pPr>
        <w:pStyle w:val="Heading3"/>
        <w:pPrChange w:id="622" w:author="Nathan Field" w:date="2022-10-20T11:17:00Z">
          <w:pPr>
            <w:pStyle w:val="Heading2"/>
          </w:pPr>
        </w:pPrChange>
      </w:pPr>
      <w:bookmarkStart w:id="623" w:name="_Toc117157404"/>
      <w:r w:rsidRPr="00C848DA">
        <w:t>User Interaction Flowcharts</w:t>
      </w:r>
      <w:bookmarkEnd w:id="623"/>
    </w:p>
    <w:p w14:paraId="4EAB37D4" w14:textId="1989A47F" w:rsidR="00FE2839" w:rsidRDefault="00FE2839" w:rsidP="00FE2839"/>
    <w:p w14:paraId="507865DE" w14:textId="52C52A0B" w:rsidR="00FE2839" w:rsidRDefault="00FE2839" w:rsidP="00FE2839">
      <w:pPr>
        <w:pStyle w:val="ListParagraph"/>
        <w:numPr>
          <w:ilvl w:val="0"/>
          <w:numId w:val="2"/>
        </w:numPr>
      </w:pPr>
      <w:r>
        <w:t xml:space="preserve">Entering from the outside, available here: </w:t>
      </w:r>
      <w:hyperlink r:id="rId30" w:history="1">
        <w:r w:rsidRPr="00157366">
          <w:rPr>
            <w:rStyle w:val="Hyperlink"/>
          </w:rPr>
          <w:t>https://www.canva.com/design/DAFPBEU1cgY/_33aS6_us3ViciJL2B3JKQ/edit?utm_content=DAFPBEU1cgY&amp;utm_campaign=designshare&amp;utm_medium=link2&amp;utm_source=sharebutton</w:t>
        </w:r>
      </w:hyperlink>
      <w:r>
        <w:t xml:space="preserve"> </w:t>
      </w:r>
    </w:p>
    <w:p w14:paraId="24140444" w14:textId="77777777" w:rsidR="00FE2839" w:rsidRDefault="00FE2839" w:rsidP="00FE2839">
      <w:pPr>
        <w:pStyle w:val="ListParagraph"/>
      </w:pPr>
    </w:p>
    <w:p w14:paraId="6431CF87" w14:textId="48FB3FB7" w:rsidR="00FE2839" w:rsidRPr="00FE2839" w:rsidRDefault="00FE2839" w:rsidP="00FE2839">
      <w:pPr>
        <w:pStyle w:val="ListParagraph"/>
        <w:numPr>
          <w:ilvl w:val="0"/>
          <w:numId w:val="2"/>
        </w:numPr>
      </w:pPr>
      <w:r>
        <w:t xml:space="preserve">Exiting from the inside, available here: </w:t>
      </w:r>
      <w:hyperlink r:id="rId31" w:history="1">
        <w:r w:rsidRPr="00157366">
          <w:rPr>
            <w:rStyle w:val="Hyperlink"/>
          </w:rPr>
          <w:t>https://www.canva.com/design/DAFPB6XopUE/RulFr5eydPou51SDKPa_SQ/edit?utm_content=DAFPB6XopUE&amp;utm_campaign=designshare&amp;utm_medium=link2&amp;utm_source=sharebutton</w:t>
        </w:r>
      </w:hyperlink>
      <w:r>
        <w:t xml:space="preserve"> </w:t>
      </w:r>
    </w:p>
    <w:p w14:paraId="52EEAEAB" w14:textId="77777777" w:rsidR="00FE2839" w:rsidRPr="00FE2839" w:rsidRDefault="00FE2839" w:rsidP="00FE2839">
      <w:pPr>
        <w:rPr>
          <w:ins w:id="624" w:author="Nathan Field" w:date="2022-10-08T20:22:00Z"/>
        </w:rPr>
      </w:pPr>
    </w:p>
    <w:p w14:paraId="76CC71E9" w14:textId="55382508" w:rsidR="00FE2839" w:rsidRDefault="00FE2839" w:rsidP="00E07998">
      <w:pPr>
        <w:pStyle w:val="Heading2"/>
      </w:pPr>
    </w:p>
    <w:p w14:paraId="65F17B0C" w14:textId="2E8089BA" w:rsidR="00FE2839" w:rsidRPr="00FE2839" w:rsidRDefault="00FE2839" w:rsidP="00FE2839"/>
    <w:p w14:paraId="520192FA" w14:textId="59661CE4" w:rsidR="00FE2839" w:rsidRDefault="00FE2839" w:rsidP="006C248D">
      <w:pPr>
        <w:pPrChange w:id="625" w:author="Nathan Field" w:date="2022-10-20T10:36:00Z">
          <w:pPr>
            <w:pStyle w:val="Heading2"/>
          </w:pPr>
        </w:pPrChange>
      </w:pPr>
      <w:r>
        <w:rPr>
          <w:noProof/>
        </w:rPr>
        <w:lastRenderedPageBreak/>
        <w:drawing>
          <wp:inline distT="0" distB="0" distL="0" distR="0" wp14:anchorId="3D6F4546" wp14:editId="5C4EB997">
            <wp:extent cx="5731510" cy="7785735"/>
            <wp:effectExtent l="0" t="0" r="254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p>
    <w:p w14:paraId="2E46825F" w14:textId="77777777" w:rsidR="00FE2839" w:rsidRPr="00FE2839" w:rsidRDefault="00FE2839" w:rsidP="00FE2839"/>
    <w:p w14:paraId="59212EA9" w14:textId="71A7A3CF" w:rsidR="00FE2839" w:rsidRDefault="00FE2839" w:rsidP="006C248D">
      <w:pPr>
        <w:pPrChange w:id="626" w:author="Nathan Field" w:date="2022-10-20T10:36:00Z">
          <w:pPr>
            <w:pStyle w:val="Heading2"/>
          </w:pPr>
        </w:pPrChange>
      </w:pPr>
      <w:r>
        <w:rPr>
          <w:noProof/>
        </w:rPr>
        <w:lastRenderedPageBreak/>
        <w:drawing>
          <wp:inline distT="0" distB="0" distL="0" distR="0" wp14:anchorId="47441DAE" wp14:editId="313E21E2">
            <wp:extent cx="5731510" cy="42094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p>
    <w:p w14:paraId="12024D05" w14:textId="04FDC7DF" w:rsidR="00FE2839" w:rsidRDefault="003F57D7" w:rsidP="00E741A6">
      <w:pPr>
        <w:pStyle w:val="Heading3"/>
        <w:rPr>
          <w:ins w:id="627" w:author="Nathan Field" w:date="2022-10-20T11:18:00Z"/>
        </w:rPr>
      </w:pPr>
      <w:bookmarkStart w:id="628" w:name="_Toc117157405"/>
      <w:ins w:id="629" w:author="Nathan Field" w:date="2022-10-20T11:18:00Z">
        <w:r>
          <w:t>Target and Success</w:t>
        </w:r>
        <w:bookmarkEnd w:id="628"/>
      </w:ins>
    </w:p>
    <w:p w14:paraId="16E95AF4" w14:textId="29B03661" w:rsidR="003F57D7" w:rsidRDefault="003F57D7" w:rsidP="003F57D7">
      <w:pPr>
        <w:rPr>
          <w:ins w:id="630" w:author="Nathan Field" w:date="2022-10-20T11:19:00Z"/>
        </w:rPr>
      </w:pPr>
      <w:ins w:id="631" w:author="Nathan Field" w:date="2022-10-20T11:18:00Z">
        <w:r>
          <w:t xml:space="preserve">This </w:t>
        </w:r>
        <w:r w:rsidR="00E57775">
          <w:t xml:space="preserve">device is </w:t>
        </w:r>
      </w:ins>
      <w:ins w:id="632" w:author="Nathan Field" w:date="2022-10-20T11:19:00Z">
        <w:r w:rsidR="00E57775">
          <w:t>mainly for commercial premises with single-entry rooms containing valuable goods of some kind.</w:t>
        </w:r>
        <w:r w:rsidR="00AB708B">
          <w:t xml:space="preserve"> </w:t>
        </w:r>
      </w:ins>
    </w:p>
    <w:p w14:paraId="6822F4DD" w14:textId="40A9883E" w:rsidR="00AB708B" w:rsidRPr="003F57D7" w:rsidRDefault="00AB708B" w:rsidP="003F57D7">
      <w:pPr>
        <w:pPrChange w:id="633" w:author="Nathan Field" w:date="2022-10-20T11:18:00Z">
          <w:pPr>
            <w:pStyle w:val="Heading2"/>
          </w:pPr>
        </w:pPrChange>
      </w:pPr>
      <w:ins w:id="634" w:author="Nathan Field" w:date="2022-10-20T11:19:00Z">
        <w:r>
          <w:t>This project will be considered successful if it</w:t>
        </w:r>
        <w:r w:rsidR="00C306E3">
          <w:t xml:space="preserve"> successfully allows authorized </w:t>
        </w:r>
      </w:ins>
      <w:ins w:id="635" w:author="Nathan Field" w:date="2022-10-20T11:20:00Z">
        <w:r w:rsidR="00C306E3">
          <w:t xml:space="preserve">users to gain entry to the </w:t>
        </w:r>
        <w:r w:rsidR="00641D07">
          <w:t>room and</w:t>
        </w:r>
        <w:r w:rsidR="00C306E3">
          <w:t xml:space="preserve"> deny </w:t>
        </w:r>
        <w:r w:rsidR="00641D07">
          <w:t xml:space="preserve">unauthorized entry to the room. From an administrator’s perspective, it will </w:t>
        </w:r>
      </w:ins>
      <w:ins w:id="636" w:author="Nathan Field" w:date="2022-10-20T11:21:00Z">
        <w:r w:rsidR="0009080F">
          <w:t>be successful if an administrator can add a new employee to the system</w:t>
        </w:r>
        <w:r w:rsidR="00455522">
          <w:t xml:space="preserve"> without the need for assistance.</w:t>
        </w:r>
      </w:ins>
    </w:p>
    <w:p w14:paraId="11408CE1" w14:textId="4B531492" w:rsidR="008035FC" w:rsidRDefault="00E07998" w:rsidP="008035FC">
      <w:pPr>
        <w:rPr>
          <w:ins w:id="637" w:author="Nathan Field" w:date="2022-10-08T20:22:00Z"/>
        </w:rPr>
      </w:pPr>
      <w:moveFromRangeStart w:id="638" w:author="Nathan Field" w:date="2022-10-20T11:17:00Z" w:name="move117157058"/>
      <w:moveFrom w:id="639" w:author="Nathan Field" w:date="2022-10-20T11:17:00Z">
        <w:r w:rsidDel="00C848DA">
          <w:t>User Testing</w:t>
        </w:r>
      </w:moveFrom>
      <w:moveFromRangeEnd w:id="638"/>
    </w:p>
    <w:p w14:paraId="3EAC0EBE" w14:textId="3F56C147" w:rsidR="008035FC" w:rsidRDefault="008035FC" w:rsidP="008035FC">
      <w:pPr>
        <w:rPr>
          <w:ins w:id="640" w:author="Nathan Field" w:date="2022-10-08T20:22:00Z"/>
        </w:rPr>
      </w:pPr>
    </w:p>
    <w:p w14:paraId="7E41A80A" w14:textId="4EDBD043" w:rsidR="008035FC" w:rsidRDefault="008035FC" w:rsidP="008035FC">
      <w:pPr>
        <w:rPr>
          <w:ins w:id="641" w:author="Nathan Field" w:date="2022-10-08T20:22:00Z"/>
        </w:rPr>
      </w:pPr>
    </w:p>
    <w:p w14:paraId="61D177D9" w14:textId="250492A2" w:rsidR="008035FC" w:rsidRDefault="008035FC" w:rsidP="008035FC">
      <w:pPr>
        <w:rPr>
          <w:ins w:id="642" w:author="Nathan Field" w:date="2022-10-08T20:24:00Z"/>
        </w:rPr>
      </w:pPr>
    </w:p>
    <w:p w14:paraId="3B7A084D" w14:textId="1A8F1149" w:rsidR="007A3B1B" w:rsidRDefault="007A3B1B" w:rsidP="008035FC">
      <w:pPr>
        <w:rPr>
          <w:ins w:id="643" w:author="Nathan Field" w:date="2022-10-08T20:24:00Z"/>
        </w:rPr>
      </w:pPr>
    </w:p>
    <w:p w14:paraId="7D96CEF8" w14:textId="5714C440" w:rsidR="007A3B1B" w:rsidRDefault="000765CB" w:rsidP="000765CB">
      <w:pPr>
        <w:pStyle w:val="Heading1"/>
        <w:jc w:val="center"/>
        <w:rPr>
          <w:ins w:id="644" w:author="Nathan Field" w:date="2022-10-20T10:47:00Z"/>
        </w:rPr>
      </w:pPr>
      <w:bookmarkStart w:id="645" w:name="_Toc117157406"/>
      <w:ins w:id="646" w:author="Nathan Field" w:date="2022-10-20T10:47:00Z">
        <w:r>
          <w:t>Bibliography</w:t>
        </w:r>
        <w:bookmarkEnd w:id="645"/>
      </w:ins>
    </w:p>
    <w:p w14:paraId="52B9A53D" w14:textId="77777777" w:rsidR="000765CB" w:rsidRPr="000765CB" w:rsidRDefault="000765CB" w:rsidP="000765CB">
      <w:pPr>
        <w:rPr>
          <w:ins w:id="647" w:author="Nathan Field" w:date="2022-10-08T20:24:00Z"/>
        </w:rPr>
      </w:pPr>
    </w:p>
    <w:p w14:paraId="3A6CB963" w14:textId="7AA0D615" w:rsidR="007A3B1B" w:rsidRDefault="007A3B1B" w:rsidP="008035FC">
      <w:pPr>
        <w:rPr>
          <w:ins w:id="648" w:author="Nathan Field" w:date="2022-10-08T20:24:00Z"/>
        </w:rPr>
      </w:pPr>
    </w:p>
    <w:p w14:paraId="2399ABC8" w14:textId="77777777" w:rsidR="008035FC" w:rsidRPr="008035FC" w:rsidRDefault="008035FC" w:rsidP="008035FC">
      <w:pPr>
        <w:rPr>
          <w:ins w:id="649" w:author="Nathan Field" w:date="2022-10-08T19:43:00Z"/>
        </w:rPr>
      </w:pPr>
    </w:p>
    <w:p w14:paraId="64CF779E" w14:textId="3B778C90" w:rsidR="00774982" w:rsidRDefault="00774982" w:rsidP="00774982">
      <w:pPr>
        <w:pStyle w:val="Heading1"/>
        <w:jc w:val="center"/>
        <w:rPr>
          <w:ins w:id="650" w:author="Nathan Field" w:date="2022-10-08T19:43:00Z"/>
        </w:rPr>
      </w:pPr>
      <w:bookmarkStart w:id="651" w:name="_Toc117157407"/>
      <w:ins w:id="652" w:author="Nathan Field" w:date="2022-10-08T19:43:00Z">
        <w:r>
          <w:lastRenderedPageBreak/>
          <w:t>Versioning</w:t>
        </w:r>
        <w:bookmarkEnd w:id="651"/>
      </w:ins>
    </w:p>
    <w:p w14:paraId="5E5304F2" w14:textId="59FB23E2" w:rsidR="00774982" w:rsidRDefault="00774982" w:rsidP="00774982">
      <w:pPr>
        <w:rPr>
          <w:ins w:id="653" w:author="Nathan Field" w:date="2022-10-08T19:44:00Z"/>
        </w:rPr>
      </w:pPr>
      <w:ins w:id="654" w:author="Nathan Field" w:date="2022-10-08T19:43:00Z">
        <w:r>
          <w:t xml:space="preserve">Version 1: </w:t>
        </w:r>
      </w:ins>
      <w:ins w:id="655" w:author="Nathan Field" w:date="2022-10-08T19:44:00Z">
        <w:r>
          <w:t>Document Creation – 07/10/2022</w:t>
        </w:r>
      </w:ins>
    </w:p>
    <w:p w14:paraId="129C7C48" w14:textId="3E7B0E6C" w:rsidR="00774982" w:rsidRDefault="00774982" w:rsidP="00774982">
      <w:pPr>
        <w:rPr>
          <w:ins w:id="656" w:author="Nathan Field" w:date="2022-10-20T10:46:00Z"/>
        </w:rPr>
      </w:pPr>
      <w:ins w:id="657" w:author="Nathan Field" w:date="2022-10-08T19:44:00Z">
        <w:r>
          <w:t xml:space="preserve">Version 2: </w:t>
        </w:r>
      </w:ins>
      <w:ins w:id="658" w:author="Nathan Field" w:date="2022-10-08T19:45:00Z">
        <w:r>
          <w:t xml:space="preserve">Introduction, </w:t>
        </w:r>
      </w:ins>
      <w:ins w:id="659" w:author="Nathan Field" w:date="2022-10-08T19:44:00Z">
        <w:r>
          <w:t xml:space="preserve">Table of Contents </w:t>
        </w:r>
      </w:ins>
      <w:ins w:id="660" w:author="Nathan Field" w:date="2022-10-08T19:45:00Z">
        <w:r>
          <w:t>and</w:t>
        </w:r>
      </w:ins>
      <w:ins w:id="661" w:author="Nathan Field" w:date="2022-10-08T19:44:00Z">
        <w:r>
          <w:t xml:space="preserve"> Hardware requirements – 08/10/2022</w:t>
        </w:r>
      </w:ins>
    </w:p>
    <w:p w14:paraId="11E52CB7" w14:textId="0E734EFE" w:rsidR="00650A7E" w:rsidRDefault="00650A7E" w:rsidP="00774982">
      <w:ins w:id="662" w:author="Nathan Field" w:date="2022-10-20T10:46:00Z">
        <w:r>
          <w:t xml:space="preserve">Version 3: </w:t>
        </w:r>
      </w:ins>
      <w:ins w:id="663" w:author="Nathan Field" w:date="2022-10-20T10:47:00Z">
        <w:r w:rsidR="000765CB">
          <w:t>Added Cover Page – 10/10/2022</w:t>
        </w:r>
      </w:ins>
    </w:p>
    <w:p w14:paraId="18CF03D5" w14:textId="3DED6A02" w:rsidR="00A554BC" w:rsidRDefault="00A554BC" w:rsidP="00A554BC">
      <w:pPr>
        <w:rPr>
          <w:ins w:id="664" w:author="Nathan Field" w:date="2022-10-20T10:40:00Z"/>
        </w:rPr>
      </w:pPr>
      <w:ins w:id="665" w:author="Nathan Field" w:date="2022-10-08T19:44:00Z">
        <w:r>
          <w:t xml:space="preserve">Version </w:t>
        </w:r>
      </w:ins>
      <w:ins w:id="666" w:author="Nathan Field" w:date="2022-10-20T10:47:00Z">
        <w:r w:rsidR="000765CB">
          <w:t>4</w:t>
        </w:r>
      </w:ins>
      <w:del w:id="667" w:author="Nathan Field" w:date="2022-10-20T10:47:00Z">
        <w:r w:rsidDel="000765CB">
          <w:delText>3</w:delText>
        </w:r>
      </w:del>
      <w:ins w:id="668" w:author="Nathan Field" w:date="2022-10-08T19:44:00Z">
        <w:r>
          <w:t xml:space="preserve">: </w:t>
        </w:r>
      </w:ins>
      <w:r>
        <w:t xml:space="preserve">Updated </w:t>
      </w:r>
      <w:r w:rsidR="007348F1">
        <w:t xml:space="preserve">team roles, </w:t>
      </w:r>
      <w:r>
        <w:t>hardware requirements</w:t>
      </w:r>
      <w:r w:rsidR="00E07998">
        <w:t>, STRIDE,</w:t>
      </w:r>
      <w:r w:rsidR="002F0924">
        <w:t xml:space="preserve"> User personas</w:t>
      </w:r>
      <w:r>
        <w:t xml:space="preserve"> and circuit diagram </w:t>
      </w:r>
      <w:ins w:id="669" w:author="Nathan Field" w:date="2022-10-08T19:44:00Z">
        <w:r>
          <w:t xml:space="preserve">– </w:t>
        </w:r>
      </w:ins>
      <w:r>
        <w:t>14</w:t>
      </w:r>
      <w:ins w:id="670" w:author="Nathan Field" w:date="2022-10-08T19:44:00Z">
        <w:r>
          <w:t>/10/2022</w:t>
        </w:r>
      </w:ins>
    </w:p>
    <w:p w14:paraId="72534908" w14:textId="0F527203" w:rsidR="00823400" w:rsidRDefault="00823400" w:rsidP="00A554BC">
      <w:pPr>
        <w:rPr>
          <w:ins w:id="671" w:author="Nathan Field" w:date="2022-10-20T10:45:00Z"/>
        </w:rPr>
      </w:pPr>
      <w:ins w:id="672" w:author="Nathan Field" w:date="2022-10-20T10:45:00Z">
        <w:r>
          <w:t xml:space="preserve">Version </w:t>
        </w:r>
      </w:ins>
      <w:ins w:id="673" w:author="Nathan Field" w:date="2022-10-20T10:47:00Z">
        <w:r w:rsidR="000765CB">
          <w:t>5</w:t>
        </w:r>
      </w:ins>
      <w:ins w:id="674" w:author="Nathan Field" w:date="2022-10-20T10:45:00Z">
        <w:r>
          <w:t xml:space="preserve">: Added user interaction Flowchart Diagrams </w:t>
        </w:r>
      </w:ins>
      <w:ins w:id="675" w:author="Nathan Field" w:date="2022-10-20T10:46:00Z">
        <w:r w:rsidR="005E586C">
          <w:t>–</w:t>
        </w:r>
      </w:ins>
      <w:ins w:id="676" w:author="Nathan Field" w:date="2022-10-20T10:45:00Z">
        <w:r>
          <w:t xml:space="preserve"> </w:t>
        </w:r>
      </w:ins>
      <w:ins w:id="677" w:author="Nathan Field" w:date="2022-10-20T10:46:00Z">
        <w:r>
          <w:t>14</w:t>
        </w:r>
        <w:r w:rsidR="005E586C">
          <w:t>/10/2022</w:t>
        </w:r>
      </w:ins>
    </w:p>
    <w:p w14:paraId="63B1C2E6" w14:textId="7F942687" w:rsidR="004863D8" w:rsidRDefault="004863D8" w:rsidP="00A554BC">
      <w:pPr>
        <w:rPr>
          <w:ins w:id="678" w:author="Nathan Field" w:date="2022-10-20T11:07:00Z"/>
        </w:rPr>
      </w:pPr>
      <w:ins w:id="679" w:author="Nathan Field" w:date="2022-10-20T10:40:00Z">
        <w:r>
          <w:t xml:space="preserve">Version </w:t>
        </w:r>
      </w:ins>
      <w:ins w:id="680" w:author="Nathan Field" w:date="2022-10-20T10:47:00Z">
        <w:r w:rsidR="000765CB">
          <w:t>6</w:t>
        </w:r>
      </w:ins>
      <w:ins w:id="681" w:author="Nathan Field" w:date="2022-10-20T10:40:00Z">
        <w:r>
          <w:t xml:space="preserve">: </w:t>
        </w:r>
        <w:r w:rsidR="00360DE6">
          <w:t>Added Data</w:t>
        </w:r>
      </w:ins>
      <w:ins w:id="682" w:author="Nathan Field" w:date="2022-10-20T10:41:00Z">
        <w:r w:rsidR="00A73198">
          <w:t>base</w:t>
        </w:r>
      </w:ins>
      <w:ins w:id="683" w:author="Nathan Field" w:date="2022-10-20T10:42:00Z">
        <w:r w:rsidR="00BC47B2">
          <w:t xml:space="preserve"> Processing, Storage, Privacy and Security </w:t>
        </w:r>
      </w:ins>
      <w:ins w:id="684" w:author="Nathan Field" w:date="2022-10-20T10:43:00Z">
        <w:r w:rsidR="00BC47B2">
          <w:t>–</w:t>
        </w:r>
      </w:ins>
      <w:ins w:id="685" w:author="Nathan Field" w:date="2022-10-20T10:42:00Z">
        <w:r w:rsidR="00BC47B2">
          <w:t xml:space="preserve"> 19</w:t>
        </w:r>
      </w:ins>
      <w:ins w:id="686" w:author="Nathan Field" w:date="2022-10-20T10:43:00Z">
        <w:r w:rsidR="00BC47B2">
          <w:t>/10/2022</w:t>
        </w:r>
      </w:ins>
    </w:p>
    <w:p w14:paraId="7196FA1B" w14:textId="68C39CFC" w:rsidR="00A93B33" w:rsidRPr="00774982" w:rsidRDefault="00A93B33" w:rsidP="00A554BC">
      <w:ins w:id="687" w:author="Nathan Field" w:date="2022-10-20T11:07:00Z">
        <w:r>
          <w:t>Versi</w:t>
        </w:r>
      </w:ins>
      <w:ins w:id="688" w:author="Nathan Field" w:date="2022-10-20T11:08:00Z">
        <w:r>
          <w:t>on 7: Added Flask Website Prototype</w:t>
        </w:r>
        <w:r w:rsidR="005525CF">
          <w:t>, Proofreading, developed physic</w:t>
        </w:r>
      </w:ins>
      <w:ins w:id="689" w:author="Nathan Field" w:date="2022-10-20T11:09:00Z">
        <w:r w:rsidR="005525CF">
          <w:t>al security</w:t>
        </w:r>
        <w:r w:rsidR="00AC7A58">
          <w:t>,</w:t>
        </w:r>
      </w:ins>
      <w:ins w:id="690" w:author="Nathan Field" w:date="2022-10-20T11:14:00Z">
        <w:r w:rsidR="0078315F">
          <w:t xml:space="preserve"> </w:t>
        </w:r>
      </w:ins>
      <w:ins w:id="691" w:author="Nathan Field" w:date="2022-10-20T11:23:00Z">
        <w:r w:rsidR="00EC48CA">
          <w:t>Tar</w:t>
        </w:r>
      </w:ins>
      <w:ins w:id="692" w:author="Nathan Field" w:date="2022-10-20T11:24:00Z">
        <w:r w:rsidR="00EC48CA">
          <w:t xml:space="preserve">get and </w:t>
        </w:r>
      </w:ins>
      <w:ins w:id="693" w:author="Nathan Field" w:date="2022-10-20T11:23:00Z">
        <w:r w:rsidR="00EC48CA">
          <w:t>Success Criteria</w:t>
        </w:r>
      </w:ins>
      <w:ins w:id="694" w:author="Nathan Field" w:date="2022-10-20T11:15:00Z">
        <w:r w:rsidR="00382150">
          <w:t xml:space="preserve"> – 20/10/2022</w:t>
        </w:r>
      </w:ins>
    </w:p>
    <w:p w14:paraId="66F9D0E0" w14:textId="77777777" w:rsidR="00A554BC" w:rsidRPr="00774982" w:rsidRDefault="00A554BC" w:rsidP="00774982"/>
    <w:sectPr w:rsidR="00A554BC" w:rsidRPr="00774982" w:rsidSect="005D45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013C"/>
    <w:multiLevelType w:val="hybridMultilevel"/>
    <w:tmpl w:val="86108F56"/>
    <w:lvl w:ilvl="0" w:tplc="7304DC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1624030"/>
    <w:multiLevelType w:val="hybridMultilevel"/>
    <w:tmpl w:val="B262F10C"/>
    <w:lvl w:ilvl="0" w:tplc="1EB8F2F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3616645">
    <w:abstractNumId w:val="1"/>
  </w:num>
  <w:num w:numId="2" w16cid:durableId="8055857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Field">
    <w15:presenceInfo w15:providerId="None" w15:userId="Nathan Field"/>
  </w15:person>
  <w15:person w15:author="Michael Flynn">
    <w15:presenceInfo w15:providerId="None" w15:userId="Michael Flynn"/>
  </w15:person>
  <w15:person w15:author="nikita fedan">
    <w15:presenceInfo w15:providerId="Windows Live" w15:userId="46a83e65bf60ef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DA"/>
    <w:rsid w:val="000765CB"/>
    <w:rsid w:val="00080526"/>
    <w:rsid w:val="0009080F"/>
    <w:rsid w:val="000A23FB"/>
    <w:rsid w:val="000D0B03"/>
    <w:rsid w:val="000D0E8E"/>
    <w:rsid w:val="000D6DDA"/>
    <w:rsid w:val="001B48AA"/>
    <w:rsid w:val="001E7D0D"/>
    <w:rsid w:val="001F639A"/>
    <w:rsid w:val="002079B7"/>
    <w:rsid w:val="00214BEA"/>
    <w:rsid w:val="00225DFD"/>
    <w:rsid w:val="00263B93"/>
    <w:rsid w:val="002E173C"/>
    <w:rsid w:val="002F0924"/>
    <w:rsid w:val="00360DE6"/>
    <w:rsid w:val="00382150"/>
    <w:rsid w:val="003A1AED"/>
    <w:rsid w:val="003A5F22"/>
    <w:rsid w:val="003D3213"/>
    <w:rsid w:val="003F57D7"/>
    <w:rsid w:val="00422740"/>
    <w:rsid w:val="00431A57"/>
    <w:rsid w:val="00455522"/>
    <w:rsid w:val="00471323"/>
    <w:rsid w:val="004863D8"/>
    <w:rsid w:val="00507819"/>
    <w:rsid w:val="005416DA"/>
    <w:rsid w:val="005479E2"/>
    <w:rsid w:val="005525CF"/>
    <w:rsid w:val="0057492C"/>
    <w:rsid w:val="00576B57"/>
    <w:rsid w:val="00583A8F"/>
    <w:rsid w:val="005D4551"/>
    <w:rsid w:val="005E586C"/>
    <w:rsid w:val="00641D07"/>
    <w:rsid w:val="00650A7E"/>
    <w:rsid w:val="006C248D"/>
    <w:rsid w:val="00730E81"/>
    <w:rsid w:val="007348F1"/>
    <w:rsid w:val="00760F24"/>
    <w:rsid w:val="00774982"/>
    <w:rsid w:val="00777C9D"/>
    <w:rsid w:val="00781023"/>
    <w:rsid w:val="0078315F"/>
    <w:rsid w:val="007A3B1B"/>
    <w:rsid w:val="008035FC"/>
    <w:rsid w:val="0081668C"/>
    <w:rsid w:val="00817418"/>
    <w:rsid w:val="00823400"/>
    <w:rsid w:val="00852D55"/>
    <w:rsid w:val="008E4E17"/>
    <w:rsid w:val="009A598D"/>
    <w:rsid w:val="00A554BC"/>
    <w:rsid w:val="00A73198"/>
    <w:rsid w:val="00A93B33"/>
    <w:rsid w:val="00AB708B"/>
    <w:rsid w:val="00AC7A58"/>
    <w:rsid w:val="00AF4213"/>
    <w:rsid w:val="00B9392D"/>
    <w:rsid w:val="00BA21A6"/>
    <w:rsid w:val="00BC411E"/>
    <w:rsid w:val="00BC47B2"/>
    <w:rsid w:val="00BD204A"/>
    <w:rsid w:val="00C1129F"/>
    <w:rsid w:val="00C306E3"/>
    <w:rsid w:val="00C31361"/>
    <w:rsid w:val="00C64CDB"/>
    <w:rsid w:val="00C848DA"/>
    <w:rsid w:val="00CF73B5"/>
    <w:rsid w:val="00D3752A"/>
    <w:rsid w:val="00D640BC"/>
    <w:rsid w:val="00D64D14"/>
    <w:rsid w:val="00DB25AB"/>
    <w:rsid w:val="00DC2BB3"/>
    <w:rsid w:val="00E07998"/>
    <w:rsid w:val="00E1632D"/>
    <w:rsid w:val="00E57775"/>
    <w:rsid w:val="00E741A6"/>
    <w:rsid w:val="00EC11D6"/>
    <w:rsid w:val="00EC48CA"/>
    <w:rsid w:val="00ED0D34"/>
    <w:rsid w:val="00F23A72"/>
    <w:rsid w:val="00F32988"/>
    <w:rsid w:val="00F436B3"/>
    <w:rsid w:val="00FE2839"/>
    <w:rsid w:val="00FF5EE3"/>
    <w:rsid w:val="00FF67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036E"/>
  <w15:chartTrackingRefBased/>
  <w15:docId w15:val="{990827EF-18E1-4B81-8A50-98877190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39A"/>
  </w:style>
  <w:style w:type="paragraph" w:styleId="Heading1">
    <w:name w:val="heading 1"/>
    <w:basedOn w:val="Normal"/>
    <w:next w:val="Normal"/>
    <w:link w:val="Heading1Char"/>
    <w:uiPriority w:val="9"/>
    <w:qFormat/>
    <w:rsid w:val="00781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A1AED"/>
    <w:pPr>
      <w:spacing w:after="0" w:line="240" w:lineRule="auto"/>
    </w:pPr>
  </w:style>
  <w:style w:type="character" w:styleId="Hyperlink">
    <w:name w:val="Hyperlink"/>
    <w:basedOn w:val="DefaultParagraphFont"/>
    <w:uiPriority w:val="99"/>
    <w:unhideWhenUsed/>
    <w:rsid w:val="000D6DDA"/>
    <w:rPr>
      <w:color w:val="0563C1" w:themeColor="hyperlink"/>
      <w:u w:val="single"/>
    </w:rPr>
  </w:style>
  <w:style w:type="character" w:styleId="UnresolvedMention">
    <w:name w:val="Unresolved Mention"/>
    <w:basedOn w:val="DefaultParagraphFont"/>
    <w:uiPriority w:val="99"/>
    <w:semiHidden/>
    <w:unhideWhenUsed/>
    <w:rsid w:val="000D6DDA"/>
    <w:rPr>
      <w:color w:val="605E5C"/>
      <w:shd w:val="clear" w:color="auto" w:fill="E1DFDD"/>
    </w:rPr>
  </w:style>
  <w:style w:type="paragraph" w:styleId="ListParagraph">
    <w:name w:val="List Paragraph"/>
    <w:basedOn w:val="Normal"/>
    <w:uiPriority w:val="34"/>
    <w:qFormat/>
    <w:rsid w:val="001F639A"/>
    <w:pPr>
      <w:ind w:left="720"/>
      <w:contextualSpacing/>
    </w:pPr>
  </w:style>
  <w:style w:type="character" w:customStyle="1" w:styleId="Heading1Char">
    <w:name w:val="Heading 1 Char"/>
    <w:basedOn w:val="DefaultParagraphFont"/>
    <w:link w:val="Heading1"/>
    <w:uiPriority w:val="9"/>
    <w:rsid w:val="007810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023"/>
    <w:pPr>
      <w:outlineLvl w:val="9"/>
    </w:pPr>
    <w:rPr>
      <w:lang w:val="en-US"/>
    </w:rPr>
  </w:style>
  <w:style w:type="paragraph" w:styleId="TOC1">
    <w:name w:val="toc 1"/>
    <w:basedOn w:val="Normal"/>
    <w:next w:val="Normal"/>
    <w:autoRedefine/>
    <w:uiPriority w:val="39"/>
    <w:unhideWhenUsed/>
    <w:rsid w:val="000765CB"/>
    <w:pPr>
      <w:tabs>
        <w:tab w:val="right" w:leader="dot" w:pos="9016"/>
      </w:tabs>
      <w:spacing w:after="100"/>
      <w:pPrChange w:id="0" w:author="Nathan Field" w:date="2022-10-20T10:47:00Z">
        <w:pPr>
          <w:spacing w:after="100" w:line="259" w:lineRule="auto"/>
        </w:pPr>
      </w:pPrChange>
    </w:pPr>
    <w:rPr>
      <w:rPrChange w:id="0" w:author="Nathan Field" w:date="2022-10-20T10:47:00Z">
        <w:rPr>
          <w:rFonts w:asciiTheme="minorHAnsi" w:eastAsiaTheme="minorHAnsi" w:hAnsiTheme="minorHAnsi" w:cstheme="minorBidi"/>
          <w:sz w:val="22"/>
          <w:szCs w:val="22"/>
          <w:lang w:val="en-IE" w:eastAsia="en-US" w:bidi="ar-SA"/>
        </w:rPr>
      </w:rPrChange>
    </w:rPr>
  </w:style>
  <w:style w:type="paragraph" w:styleId="TOC2">
    <w:name w:val="toc 2"/>
    <w:basedOn w:val="Normal"/>
    <w:next w:val="Normal"/>
    <w:autoRedefine/>
    <w:uiPriority w:val="39"/>
    <w:unhideWhenUsed/>
    <w:rsid w:val="00AF4213"/>
    <w:pPr>
      <w:tabs>
        <w:tab w:val="right" w:leader="dot" w:pos="9016"/>
      </w:tabs>
      <w:spacing w:after="100"/>
      <w:ind w:left="220"/>
      <w:pPrChange w:id="1" w:author="Nathan Field" w:date="2022-10-20T10:34:00Z">
        <w:pPr>
          <w:spacing w:after="100" w:line="259" w:lineRule="auto"/>
          <w:ind w:left="220"/>
        </w:pPr>
      </w:pPrChange>
    </w:pPr>
    <w:rPr>
      <w:rFonts w:eastAsiaTheme="minorEastAsia" w:cs="Times New Roman"/>
      <w:lang w:val="en-US"/>
      <w:rPrChange w:id="1" w:author="Nathan Field" w:date="2022-10-20T10:34:00Z">
        <w:rPr>
          <w:rFonts w:asciiTheme="minorHAnsi" w:eastAsiaTheme="minorEastAsia" w:hAnsiTheme="minorHAnsi"/>
          <w:sz w:val="22"/>
          <w:szCs w:val="22"/>
          <w:lang w:val="en-US" w:eastAsia="en-US" w:bidi="ar-SA"/>
        </w:rPr>
      </w:rPrChange>
    </w:rPr>
  </w:style>
  <w:style w:type="paragraph" w:styleId="TOC3">
    <w:name w:val="toc 3"/>
    <w:basedOn w:val="Normal"/>
    <w:next w:val="Normal"/>
    <w:autoRedefine/>
    <w:uiPriority w:val="39"/>
    <w:unhideWhenUsed/>
    <w:rsid w:val="008035FC"/>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035FC"/>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640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40BC"/>
    <w:rPr>
      <w:rFonts w:eastAsiaTheme="minorEastAsia"/>
      <w:lang w:val="en-US"/>
    </w:rPr>
  </w:style>
  <w:style w:type="character" w:styleId="FollowedHyperlink">
    <w:name w:val="FollowedHyperlink"/>
    <w:basedOn w:val="DefaultParagraphFont"/>
    <w:uiPriority w:val="99"/>
    <w:semiHidden/>
    <w:unhideWhenUsed/>
    <w:rsid w:val="00FE2839"/>
    <w:rPr>
      <w:color w:val="954F72" w:themeColor="followedHyperlink"/>
      <w:u w:val="single"/>
    </w:rPr>
  </w:style>
  <w:style w:type="character" w:customStyle="1" w:styleId="Heading3Char">
    <w:name w:val="Heading 3 Char"/>
    <w:basedOn w:val="DefaultParagraphFont"/>
    <w:link w:val="Heading3"/>
    <w:uiPriority w:val="9"/>
    <w:rsid w:val="005479E2"/>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BC411E"/>
    <w:rPr>
      <w:sz w:val="16"/>
      <w:szCs w:val="16"/>
    </w:rPr>
  </w:style>
  <w:style w:type="paragraph" w:styleId="CommentText">
    <w:name w:val="annotation text"/>
    <w:basedOn w:val="Normal"/>
    <w:link w:val="CommentTextChar"/>
    <w:uiPriority w:val="99"/>
    <w:unhideWhenUsed/>
    <w:rsid w:val="00BC411E"/>
    <w:pPr>
      <w:spacing w:line="240" w:lineRule="auto"/>
    </w:pPr>
    <w:rPr>
      <w:sz w:val="20"/>
      <w:szCs w:val="20"/>
    </w:rPr>
  </w:style>
  <w:style w:type="character" w:customStyle="1" w:styleId="CommentTextChar">
    <w:name w:val="Comment Text Char"/>
    <w:basedOn w:val="DefaultParagraphFont"/>
    <w:link w:val="CommentText"/>
    <w:uiPriority w:val="99"/>
    <w:rsid w:val="00BC411E"/>
    <w:rPr>
      <w:sz w:val="20"/>
      <w:szCs w:val="20"/>
    </w:rPr>
  </w:style>
  <w:style w:type="paragraph" w:styleId="CommentSubject">
    <w:name w:val="annotation subject"/>
    <w:basedOn w:val="CommentText"/>
    <w:next w:val="CommentText"/>
    <w:link w:val="CommentSubjectChar"/>
    <w:uiPriority w:val="99"/>
    <w:semiHidden/>
    <w:unhideWhenUsed/>
    <w:rsid w:val="00BC411E"/>
    <w:rPr>
      <w:b/>
      <w:bCs/>
    </w:rPr>
  </w:style>
  <w:style w:type="character" w:customStyle="1" w:styleId="CommentSubjectChar">
    <w:name w:val="Comment Subject Char"/>
    <w:basedOn w:val="CommentTextChar"/>
    <w:link w:val="CommentSubject"/>
    <w:uiPriority w:val="99"/>
    <w:semiHidden/>
    <w:rsid w:val="00BC41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epihut.com/collections/raspberry-pi-screens/products/1-3-ips-lcd-display-module-for-raspberry-pi-pico-240x240" TargetMode="Externa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canva.com/design/DAFPB6XopUE/RulFr5eydPou51SDKPa_SQ/edit?utm_content=DAFPB6XopUE&amp;utm_campaign=designshare&amp;utm_medium=link2&amp;utm_source=sharebutton"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anva.com/design/DAFPBEU1cgY/_33aS6_us3ViciJL2B3JKQ/edit?utm_content=DAFPBEU1cgY&amp;utm_campaign=designshare&amp;utm_medium=link2&amp;utm_source=sharebutton"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2FA Security System for securing single-entry rooms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FF6AF-E074-4E6A-B5AC-FFBC9CF6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18</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DMN sYSTEMS</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DMN sYSTEMS</dc:title>
  <dc:subject>DMN Alarms</dc:subject>
  <dc:creator>David Campion, Michael Flynn, Nathan Field &amp; Nikita Fedans</dc:creator>
  <cp:keywords/>
  <dc:description/>
  <cp:lastModifiedBy>Nathan Field</cp:lastModifiedBy>
  <cp:revision>67</cp:revision>
  <dcterms:created xsi:type="dcterms:W3CDTF">2022-10-10T09:49:00Z</dcterms:created>
  <dcterms:modified xsi:type="dcterms:W3CDTF">2022-10-20T10:24:00Z</dcterms:modified>
</cp:coreProperties>
</file>