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84616240"/>
        <w:docPartObj>
          <w:docPartGallery w:val="Cover Pages"/>
          <w:docPartUnique/>
        </w:docPartObj>
      </w:sdtPr>
      <w:sdtEndPr>
        <w:rPr>
          <w:b/>
          <w:bCs/>
          <w:sz w:val="40"/>
          <w:szCs w:val="40"/>
        </w:rPr>
      </w:sdtEndPr>
      <w:sdtContent>
        <w:p w14:paraId="78298EE3" w14:textId="77777777" w:rsidR="00D640BC" w:rsidRPr="00D640BC" w:rsidRDefault="00D640BC">
          <w:pPr>
            <w:rPr>
              <w:rPrChange w:id="1" w:author="Michael Flynn" w:date="2022-10-10T10:45:00Z">
                <w:rPr>
                  <w:b/>
                  <w:bCs/>
                  <w:sz w:val="40"/>
                  <w:szCs w:val="40"/>
                </w:rPr>
              </w:rPrChange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DD31740" wp14:editId="4217997F">
                <wp:simplePos x="0" y="0"/>
                <wp:positionH relativeFrom="column">
                  <wp:posOffset>76200</wp:posOffset>
                </wp:positionH>
                <wp:positionV relativeFrom="paragraph">
                  <wp:posOffset>0</wp:posOffset>
                </wp:positionV>
                <wp:extent cx="5731510" cy="4849495"/>
                <wp:effectExtent l="0" t="0" r="0" b="0"/>
                <wp:wrapSquare wrapText="bothSides"/>
                <wp:docPr id="3" name="Picture 3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31510" cy="4849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863C53" wp14:editId="268655E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DE1E885" w14:textId="632F1912" w:rsidR="00D640BC" w:rsidRDefault="00D640B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ins w:id="2" w:author="Michael Flynn" w:date="2022-10-10T10:46:00Z">
                                      <w: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</w:rPr>
                                        <w:t>David Campion, Michael Flynn, Nathan Field &amp; Nikita Fedans</w:t>
                                      </w:r>
                                    </w:ins>
                                  </w:p>
                                </w:sdtContent>
                              </w:sdt>
                              <w:p w14:paraId="0EA23805" w14:textId="6A6BAD07" w:rsidR="00D640BC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D640B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B863C5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DE1E885" w14:textId="632F1912" w:rsidR="00D640BC" w:rsidRDefault="00D640B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ins w:id="3" w:author="Michael Flynn" w:date="2022-10-10T10:46:00Z"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David Campion, Michael Flynn, Nathan Field &amp; Nikita Fedans</w:t>
                                </w:r>
                              </w:ins>
                            </w:p>
                          </w:sdtContent>
                        </w:sdt>
                        <w:p w14:paraId="0EA23805" w14:textId="6A6BAD07" w:rsidR="00D640BC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D640B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B1E07F" wp14:editId="36FE1CB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2FB1FB" w14:textId="77777777" w:rsidR="00D640BC" w:rsidRDefault="00D640BC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del w:id="4" w:author="Michael Flynn" w:date="2022-10-10T10:47:00Z">
                                  <w:r w:rsidDel="00D640BC">
                                    <w:rPr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delText>Abstract</w:delText>
                                  </w:r>
                                </w:del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5CBE225" w14:textId="42A094BF" w:rsidR="00D640BC" w:rsidRDefault="00D640B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ins w:id="5" w:author="Michael Flynn" w:date="2022-10-10T10:47:00Z">
                                      <w:r>
                                        <w:rPr>
                                          <w:color w:val="595959" w:themeColor="text1" w:themeTint="A6"/>
                                          <w:sz w:val="20"/>
                                          <w:szCs w:val="20"/>
                                        </w:rPr>
                                        <w:t xml:space="preserve">A 2FA Security System for securing </w:t>
                                      </w:r>
                                    </w:ins>
                                    <w:r w:rsidR="000D0B03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single-entry </w:t>
                                    </w:r>
                                    <w:ins w:id="6" w:author="Michael Flynn" w:date="2022-10-10T10:47:00Z">
                                      <w:r>
                                        <w:rPr>
                                          <w:color w:val="595959" w:themeColor="text1" w:themeTint="A6"/>
                                          <w:sz w:val="20"/>
                                          <w:szCs w:val="20"/>
                                        </w:rPr>
                                        <w:t>rooms</w:t>
                                      </w:r>
                                    </w:ins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4B1E07F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792FB1FB" w14:textId="77777777" w:rsidR="00D640BC" w:rsidRDefault="00D640BC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del w:id="7" w:author="Michael Flynn" w:date="2022-10-10T10:47:00Z">
                            <w:r w:rsidDel="00D640BC"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delText>Abstract</w:delText>
                            </w:r>
                          </w:del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5CBE225" w14:textId="42A094BF" w:rsidR="00D640BC" w:rsidRDefault="00D640B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ins w:id="8" w:author="Michael Flynn" w:date="2022-10-10T10:47:00Z"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A 2FA Security System for securing </w:t>
                                </w:r>
                              </w:ins>
                              <w:r w:rsidR="000D0B03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single-entry </w:t>
                              </w:r>
                              <w:ins w:id="9" w:author="Michael Flynn" w:date="2022-10-10T10:47:00Z"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rooms</w:t>
                                </w:r>
                              </w:ins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A145C4" wp14:editId="3EFE588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C0F2AD" w14:textId="537C8711" w:rsidR="00D640BC" w:rsidRPr="00D640BC" w:rsidRDefault="00000000">
                                <w:pPr>
                                  <w:jc w:val="right"/>
                                  <w:rPr>
                                    <w:color w:val="FF0000"/>
                                    <w:sz w:val="64"/>
                                    <w:szCs w:val="64"/>
                                    <w:rPrChange w:id="10" w:author="Michael Flynn" w:date="2022-10-10T10:46:00Z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</w:rPrChange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0000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D0B03">
                                      <w:rPr>
                                        <w:caps/>
                                        <w:color w:val="FF0000"/>
                                        <w:sz w:val="64"/>
                                        <w:szCs w:val="64"/>
                                      </w:rPr>
                                      <w:t>DMN sYSTEMS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E2A8621" w14:textId="1813E5CD" w:rsidR="00D640BC" w:rsidRDefault="00D640B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ins w:id="11" w:author="Michael Flynn" w:date="2022-10-10T10:46:00Z">
                                      <w:r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DMN Alarms</w:t>
                                      </w:r>
                                    </w:ins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DA145C4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DC0F2AD" w14:textId="537C8711" w:rsidR="00D640BC" w:rsidRPr="00D640BC" w:rsidRDefault="00000000">
                          <w:pPr>
                            <w:jc w:val="right"/>
                            <w:rPr>
                              <w:color w:val="FF0000"/>
                              <w:sz w:val="64"/>
                              <w:szCs w:val="64"/>
                              <w:rPrChange w:id="12" w:author="Michael Flynn" w:date="2022-10-10T10:46:00Z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</w:rPrChange>
                            </w:rPr>
                          </w:pPr>
                          <w:sdt>
                            <w:sdtPr>
                              <w:rPr>
                                <w:caps/>
                                <w:color w:val="FF0000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D0B03">
                                <w:rPr>
                                  <w:caps/>
                                  <w:color w:val="FF0000"/>
                                  <w:sz w:val="64"/>
                                  <w:szCs w:val="64"/>
                                </w:rPr>
                                <w:t>DMN sYSTEMS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E2A8621" w14:textId="1813E5CD" w:rsidR="00D640BC" w:rsidRDefault="00D640B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ins w:id="13" w:author="Michael Flynn" w:date="2022-10-10T10:46:00Z"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DMN Alarms</w:t>
                                </w:r>
                              </w:ins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b/>
              <w:bCs/>
              <w:sz w:val="40"/>
              <w:szCs w:val="40"/>
            </w:rPr>
            <w:br w:type="page"/>
          </w:r>
        </w:p>
      </w:sdtContent>
    </w:sdt>
    <w:p w14:paraId="6919539E" w14:textId="77777777" w:rsidR="008E4E17" w:rsidRPr="00781023" w:rsidRDefault="00EC11D6" w:rsidP="00EC11D6">
      <w:pPr>
        <w:jc w:val="center"/>
        <w:rPr>
          <w:ins w:id="14" w:author="Nathan Field" w:date="2022-10-08T19:30:00Z"/>
          <w:b/>
          <w:bCs/>
          <w:sz w:val="40"/>
          <w:szCs w:val="40"/>
          <w:rPrChange w:id="15" w:author="Nathan Field" w:date="2022-10-08T19:35:00Z">
            <w:rPr>
              <w:ins w:id="16" w:author="Nathan Field" w:date="2022-10-08T19:30:00Z"/>
              <w:b/>
              <w:bCs/>
              <w:sz w:val="36"/>
              <w:szCs w:val="36"/>
            </w:rPr>
          </w:rPrChange>
        </w:rPr>
      </w:pPr>
      <w:r w:rsidRPr="00781023">
        <w:rPr>
          <w:b/>
          <w:bCs/>
          <w:sz w:val="40"/>
          <w:szCs w:val="40"/>
          <w:rPrChange w:id="17" w:author="Nathan Field" w:date="2022-10-08T19:35:00Z">
            <w:rPr/>
          </w:rPrChange>
        </w:rPr>
        <w:lastRenderedPageBreak/>
        <w:t>DMN Alarms</w:t>
      </w:r>
    </w:p>
    <w:p w14:paraId="46DE9AB8" w14:textId="61DAD999" w:rsidR="000D6DDA" w:rsidRPr="00781023" w:rsidRDefault="00781023">
      <w:pPr>
        <w:jc w:val="center"/>
        <w:rPr>
          <w:ins w:id="18" w:author="nikita fedan" w:date="2022-10-08T16:24:00Z"/>
          <w:sz w:val="24"/>
          <w:szCs w:val="24"/>
          <w:rPrChange w:id="19" w:author="Nathan Field" w:date="2022-10-08T19:36:00Z">
            <w:rPr>
              <w:ins w:id="20" w:author="nikita fedan" w:date="2022-10-08T16:24:00Z"/>
            </w:rPr>
          </w:rPrChange>
        </w:rPr>
        <w:pPrChange w:id="21" w:author="Nathan Field" w:date="2022-10-08T19:36:00Z">
          <w:pPr>
            <w:jc w:val="right"/>
          </w:pPr>
        </w:pPrChange>
      </w:pPr>
      <w:ins w:id="22" w:author="Nathan Field" w:date="2022-10-08T19:32:00Z">
        <w:r w:rsidRPr="00781023">
          <w:rPr>
            <w:sz w:val="24"/>
            <w:szCs w:val="24"/>
            <w:rPrChange w:id="23" w:author="Nathan Field" w:date="2022-10-08T19:36:00Z">
              <w:rPr/>
            </w:rPrChange>
          </w:rPr>
          <w:t>David Campion, Michael Flynn, Nathan Field &amp; Nikita Fedans</w:t>
        </w:r>
      </w:ins>
    </w:p>
    <w:p w14:paraId="60494855" w14:textId="38EEEED3" w:rsidR="00781023" w:rsidRDefault="00781023">
      <w:pPr>
        <w:pStyle w:val="TOCHeading"/>
        <w:rPr>
          <w:ins w:id="24" w:author="Nathan Field" w:date="2022-10-08T19:37:00Z"/>
        </w:rPr>
      </w:pPr>
    </w:p>
    <w:customXmlInsRangeStart w:id="25" w:author="Nathan Field" w:date="2022-10-08T19:37:00Z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706084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customXmlInsRangeEnd w:id="25"/>
        <w:p w14:paraId="6CA3B364" w14:textId="5F2AEB1F" w:rsidR="00781023" w:rsidRDefault="00781023">
          <w:pPr>
            <w:pStyle w:val="TOCHeading"/>
            <w:rPr>
              <w:ins w:id="26" w:author="Nathan Field" w:date="2022-10-08T19:37:00Z"/>
            </w:rPr>
          </w:pPr>
          <w:ins w:id="27" w:author="Nathan Field" w:date="2022-10-08T19:37:00Z">
            <w:r>
              <w:t>Table of Contents</w:t>
            </w:r>
          </w:ins>
        </w:p>
        <w:p w14:paraId="1C7E28EB" w14:textId="06CA220A" w:rsidR="002F0924" w:rsidRDefault="00781023">
          <w:pPr>
            <w:pStyle w:val="TOC1"/>
            <w:rPr>
              <w:rFonts w:eastAsiaTheme="minorEastAsia"/>
              <w:noProof/>
              <w:lang w:eastAsia="en-IE"/>
            </w:rPr>
          </w:pPr>
          <w:ins w:id="28" w:author="Nathan Field" w:date="2022-10-08T19:37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r w:rsidR="002F0924" w:rsidRPr="00A63E0E">
            <w:rPr>
              <w:rStyle w:val="Hyperlink"/>
              <w:noProof/>
            </w:rPr>
            <w:fldChar w:fldCharType="begin"/>
          </w:r>
          <w:r w:rsidR="002F0924" w:rsidRPr="00A63E0E">
            <w:rPr>
              <w:rStyle w:val="Hyperlink"/>
              <w:noProof/>
            </w:rPr>
            <w:instrText xml:space="preserve"> </w:instrText>
          </w:r>
          <w:r w:rsidR="002F0924">
            <w:rPr>
              <w:noProof/>
            </w:rPr>
            <w:instrText>HYPERLINK \l "_Toc116660732"</w:instrText>
          </w:r>
          <w:r w:rsidR="002F0924" w:rsidRPr="00A63E0E">
            <w:rPr>
              <w:rStyle w:val="Hyperlink"/>
              <w:noProof/>
            </w:rPr>
            <w:instrText xml:space="preserve"> </w:instrText>
          </w:r>
          <w:r w:rsidR="002F0924" w:rsidRPr="00A63E0E">
            <w:rPr>
              <w:rStyle w:val="Hyperlink"/>
              <w:noProof/>
            </w:rPr>
          </w:r>
          <w:r w:rsidR="002F0924" w:rsidRPr="00A63E0E">
            <w:rPr>
              <w:rStyle w:val="Hyperlink"/>
              <w:noProof/>
            </w:rPr>
            <w:fldChar w:fldCharType="separate"/>
          </w:r>
          <w:r w:rsidR="002F0924" w:rsidRPr="00A63E0E">
            <w:rPr>
              <w:rStyle w:val="Hyperlink"/>
              <w:noProof/>
            </w:rPr>
            <w:t>Introduction</w:t>
          </w:r>
          <w:r w:rsidR="002F0924">
            <w:rPr>
              <w:noProof/>
              <w:webHidden/>
            </w:rPr>
            <w:tab/>
          </w:r>
          <w:r w:rsidR="002F0924">
            <w:rPr>
              <w:noProof/>
              <w:webHidden/>
            </w:rPr>
            <w:fldChar w:fldCharType="begin"/>
          </w:r>
          <w:r w:rsidR="002F0924">
            <w:rPr>
              <w:noProof/>
              <w:webHidden/>
            </w:rPr>
            <w:instrText xml:space="preserve"> PAGEREF _Toc116660732 \h </w:instrText>
          </w:r>
          <w:r w:rsidR="002F0924">
            <w:rPr>
              <w:noProof/>
              <w:webHidden/>
            </w:rPr>
          </w:r>
          <w:r w:rsidR="002F0924">
            <w:rPr>
              <w:noProof/>
              <w:webHidden/>
            </w:rPr>
            <w:fldChar w:fldCharType="separate"/>
          </w:r>
          <w:r w:rsidR="002F0924">
            <w:rPr>
              <w:noProof/>
              <w:webHidden/>
            </w:rPr>
            <w:t>2</w:t>
          </w:r>
          <w:r w:rsidR="002F0924">
            <w:rPr>
              <w:noProof/>
              <w:webHidden/>
            </w:rPr>
            <w:fldChar w:fldCharType="end"/>
          </w:r>
          <w:r w:rsidR="002F0924" w:rsidRPr="00A63E0E">
            <w:rPr>
              <w:rStyle w:val="Hyperlink"/>
              <w:noProof/>
            </w:rPr>
            <w:fldChar w:fldCharType="end"/>
          </w:r>
        </w:p>
        <w:p w14:paraId="2EF48B5A" w14:textId="06E0F035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"_Toc116660733"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Hardware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7692B636" w14:textId="18F40085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"_Toc116660734"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Circuit Diagrams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7565307F" w14:textId="04BFB273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"_Toc116660735"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Hardware Requirements: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4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46027425" w14:textId="309AA381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"_Toc116660736"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Data, Data Storage and Data Processing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672E7A98" w14:textId="073E652E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"_Toc116660737"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What Data is gathered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7D21FA2C" w14:textId="044BF56E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"_Toc116660738"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How it will be stored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_Toc116660738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1B876BD6" w14:textId="6FADC226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"_Toc116660739"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How it will be processed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_Toc116660739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3540C257" w14:textId="503F43E3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"_Toc116660740"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Security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106C5608" w14:textId="1F3ED0EA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"_Toc116660741"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How to secure stored data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272D1CE4" w14:textId="3BF31BBB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"_Toc116660742"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Physical security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08BA2236" w14:textId="5A586B2F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"_Toc116660743"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The UI, User and User Testing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67BF1AC0" w14:textId="0E52C159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"_Toc116660744"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The UI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29722D3D" w14:textId="237F5984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"_Toc116660745"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The User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1C3E4FCF" w14:textId="41B8A2D1" w:rsidR="002F0924" w:rsidRDefault="002F0924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IE"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"_Toc116660746"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User Testing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1D887917" w14:textId="282CCA89" w:rsidR="002F0924" w:rsidRDefault="002F0924">
          <w:pPr>
            <w:pStyle w:val="TOC1"/>
            <w:rPr>
              <w:rFonts w:eastAsiaTheme="minorEastAsia"/>
              <w:noProof/>
              <w:lang w:eastAsia="en-IE"/>
            </w:rPr>
          </w:pPr>
          <w:r w:rsidRPr="00A63E0E">
            <w:rPr>
              <w:rStyle w:val="Hyperlink"/>
              <w:noProof/>
            </w:rPr>
            <w:fldChar w:fldCharType="begin"/>
          </w:r>
          <w:r w:rsidRPr="00A63E0E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"_Toc116660747"</w:instrText>
          </w:r>
          <w:r w:rsidRPr="00A63E0E">
            <w:rPr>
              <w:rStyle w:val="Hyperlink"/>
              <w:noProof/>
            </w:rPr>
            <w:instrText xml:space="preserve"> </w:instrText>
          </w:r>
          <w:r w:rsidRPr="00A63E0E">
            <w:rPr>
              <w:rStyle w:val="Hyperlink"/>
              <w:noProof/>
            </w:rPr>
          </w:r>
          <w:r w:rsidRPr="00A63E0E">
            <w:rPr>
              <w:rStyle w:val="Hyperlink"/>
              <w:noProof/>
            </w:rPr>
            <w:fldChar w:fldCharType="separate"/>
          </w:r>
          <w:r w:rsidRPr="00A63E0E">
            <w:rPr>
              <w:rStyle w:val="Hyperlink"/>
              <w:noProof/>
            </w:rPr>
            <w:t>Versioning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_Toc116660747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A63E0E">
            <w:rPr>
              <w:rStyle w:val="Hyperlink"/>
              <w:noProof/>
            </w:rPr>
            <w:fldChar w:fldCharType="end"/>
          </w:r>
        </w:p>
        <w:p w14:paraId="5F260447" w14:textId="179A265F" w:rsidR="00781023" w:rsidRDefault="00781023">
          <w:pPr>
            <w:rPr>
              <w:ins w:id="29" w:author="Nathan Field" w:date="2022-10-08T19:37:00Z"/>
            </w:rPr>
          </w:pPr>
          <w:ins w:id="30" w:author="Nathan Field" w:date="2022-10-08T19:37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31" w:author="Nathan Field" w:date="2022-10-08T19:37:00Z"/>
      </w:sdtContent>
    </w:sdt>
    <w:customXmlInsRangeEnd w:id="31"/>
    <w:p w14:paraId="36A6A784" w14:textId="2F4E4420" w:rsidR="00781023" w:rsidRDefault="00781023" w:rsidP="000D6DDA">
      <w:pPr>
        <w:jc w:val="center"/>
        <w:rPr>
          <w:ins w:id="32" w:author="Nathan Field" w:date="2022-10-08T19:35:00Z"/>
          <w:b/>
          <w:bCs/>
          <w:color w:val="000000" w:themeColor="text1"/>
          <w:sz w:val="28"/>
          <w:szCs w:val="28"/>
        </w:rPr>
      </w:pPr>
    </w:p>
    <w:p w14:paraId="57AE4953" w14:textId="543FD6B5" w:rsidR="00781023" w:rsidRDefault="00781023" w:rsidP="000D6DDA">
      <w:pPr>
        <w:jc w:val="center"/>
        <w:rPr>
          <w:ins w:id="33" w:author="Nathan Field" w:date="2022-10-08T19:35:00Z"/>
          <w:b/>
          <w:bCs/>
          <w:color w:val="000000" w:themeColor="text1"/>
          <w:sz w:val="28"/>
          <w:szCs w:val="28"/>
        </w:rPr>
      </w:pPr>
    </w:p>
    <w:p w14:paraId="301CCAA0" w14:textId="5B96330A" w:rsidR="00781023" w:rsidRDefault="00781023" w:rsidP="000D6DDA">
      <w:pPr>
        <w:jc w:val="center"/>
        <w:rPr>
          <w:ins w:id="34" w:author="Nathan Field" w:date="2022-10-08T19:35:00Z"/>
          <w:b/>
          <w:bCs/>
          <w:color w:val="000000" w:themeColor="text1"/>
          <w:sz w:val="28"/>
          <w:szCs w:val="28"/>
        </w:rPr>
      </w:pPr>
    </w:p>
    <w:p w14:paraId="2C30FB73" w14:textId="6E2B2512" w:rsidR="00781023" w:rsidRDefault="00781023" w:rsidP="000D6DDA">
      <w:pPr>
        <w:jc w:val="center"/>
        <w:rPr>
          <w:ins w:id="35" w:author="Nathan Field" w:date="2022-10-08T19:35:00Z"/>
          <w:b/>
          <w:bCs/>
          <w:color w:val="000000" w:themeColor="text1"/>
          <w:sz w:val="28"/>
          <w:szCs w:val="28"/>
        </w:rPr>
      </w:pPr>
    </w:p>
    <w:p w14:paraId="083A0985" w14:textId="358BEF09" w:rsidR="00781023" w:rsidRDefault="00781023" w:rsidP="000D6DDA">
      <w:pPr>
        <w:jc w:val="center"/>
        <w:rPr>
          <w:ins w:id="36" w:author="Nathan Field" w:date="2022-10-08T19:35:00Z"/>
          <w:b/>
          <w:bCs/>
          <w:color w:val="000000" w:themeColor="text1"/>
          <w:sz w:val="28"/>
          <w:szCs w:val="28"/>
        </w:rPr>
      </w:pPr>
    </w:p>
    <w:p w14:paraId="545DFD31" w14:textId="34C7213C" w:rsidR="00781023" w:rsidRDefault="00781023" w:rsidP="000D6DDA">
      <w:pPr>
        <w:jc w:val="center"/>
        <w:rPr>
          <w:ins w:id="37" w:author="Nathan Field" w:date="2022-10-08T19:35:00Z"/>
          <w:b/>
          <w:bCs/>
          <w:color w:val="000000" w:themeColor="text1"/>
          <w:sz w:val="28"/>
          <w:szCs w:val="28"/>
        </w:rPr>
      </w:pPr>
    </w:p>
    <w:p w14:paraId="5652CBDE" w14:textId="4163F205" w:rsidR="00781023" w:rsidRDefault="00781023" w:rsidP="000D6DDA">
      <w:pPr>
        <w:jc w:val="center"/>
        <w:rPr>
          <w:ins w:id="38" w:author="Nathan Field" w:date="2022-10-08T19:35:00Z"/>
          <w:b/>
          <w:bCs/>
          <w:color w:val="000000" w:themeColor="text1"/>
          <w:sz w:val="28"/>
          <w:szCs w:val="28"/>
        </w:rPr>
      </w:pPr>
    </w:p>
    <w:p w14:paraId="324872A6" w14:textId="20631310" w:rsidR="00781023" w:rsidRDefault="00781023" w:rsidP="000D6DDA">
      <w:pPr>
        <w:jc w:val="center"/>
        <w:rPr>
          <w:ins w:id="39" w:author="Nathan Field" w:date="2022-10-08T19:35:00Z"/>
          <w:b/>
          <w:bCs/>
          <w:color w:val="000000" w:themeColor="text1"/>
          <w:sz w:val="28"/>
          <w:szCs w:val="28"/>
        </w:rPr>
      </w:pPr>
    </w:p>
    <w:p w14:paraId="13DF0E9A" w14:textId="6F3FEFDA" w:rsidR="00781023" w:rsidRDefault="00781023" w:rsidP="000D6DDA">
      <w:pPr>
        <w:jc w:val="center"/>
        <w:rPr>
          <w:ins w:id="40" w:author="Nathan Field" w:date="2022-10-08T19:35:00Z"/>
          <w:b/>
          <w:bCs/>
          <w:color w:val="000000" w:themeColor="text1"/>
          <w:sz w:val="28"/>
          <w:szCs w:val="28"/>
        </w:rPr>
      </w:pPr>
    </w:p>
    <w:p w14:paraId="02E16A19" w14:textId="1CAFE3C7" w:rsidR="00781023" w:rsidRDefault="00781023" w:rsidP="000D6DDA">
      <w:pPr>
        <w:jc w:val="center"/>
        <w:rPr>
          <w:ins w:id="41" w:author="Nathan Field" w:date="2022-10-08T19:35:00Z"/>
          <w:b/>
          <w:bCs/>
          <w:color w:val="000000" w:themeColor="text1"/>
          <w:sz w:val="28"/>
          <w:szCs w:val="28"/>
        </w:rPr>
      </w:pPr>
    </w:p>
    <w:p w14:paraId="22C20098" w14:textId="079D93A6" w:rsidR="00781023" w:rsidRDefault="00781023" w:rsidP="000D6DDA">
      <w:pPr>
        <w:jc w:val="center"/>
        <w:rPr>
          <w:ins w:id="42" w:author="Nathan Field" w:date="2022-10-08T19:35:00Z"/>
          <w:b/>
          <w:bCs/>
          <w:color w:val="000000" w:themeColor="text1"/>
          <w:sz w:val="28"/>
          <w:szCs w:val="28"/>
        </w:rPr>
      </w:pPr>
    </w:p>
    <w:p w14:paraId="43360545" w14:textId="0A750A3A" w:rsidR="00781023" w:rsidRDefault="00781023" w:rsidP="000D6DDA">
      <w:pPr>
        <w:jc w:val="center"/>
        <w:rPr>
          <w:ins w:id="43" w:author="Nathan Field" w:date="2022-10-08T19:35:00Z"/>
          <w:b/>
          <w:bCs/>
          <w:color w:val="000000" w:themeColor="text1"/>
          <w:sz w:val="28"/>
          <w:szCs w:val="28"/>
        </w:rPr>
      </w:pPr>
    </w:p>
    <w:p w14:paraId="47160499" w14:textId="32BB3DE5" w:rsidR="00781023" w:rsidRDefault="00781023" w:rsidP="000D6DDA">
      <w:pPr>
        <w:jc w:val="center"/>
        <w:rPr>
          <w:ins w:id="44" w:author="Nathan Field" w:date="2022-10-08T19:35:00Z"/>
          <w:b/>
          <w:bCs/>
          <w:color w:val="000000" w:themeColor="text1"/>
          <w:sz w:val="28"/>
          <w:szCs w:val="28"/>
        </w:rPr>
      </w:pPr>
    </w:p>
    <w:p w14:paraId="54424BA3" w14:textId="0E5C9711" w:rsidR="00781023" w:rsidRDefault="00781023" w:rsidP="000D6DDA">
      <w:pPr>
        <w:jc w:val="center"/>
        <w:rPr>
          <w:ins w:id="45" w:author="Nathan Field" w:date="2022-10-08T19:35:00Z"/>
          <w:b/>
          <w:bCs/>
          <w:color w:val="000000" w:themeColor="text1"/>
          <w:sz w:val="28"/>
          <w:szCs w:val="28"/>
        </w:rPr>
      </w:pPr>
    </w:p>
    <w:p w14:paraId="111C1B67" w14:textId="7E54090B" w:rsidR="00781023" w:rsidRDefault="00781023" w:rsidP="000D6DDA">
      <w:pPr>
        <w:jc w:val="center"/>
        <w:rPr>
          <w:ins w:id="46" w:author="Nathan Field" w:date="2022-10-08T19:35:00Z"/>
          <w:b/>
          <w:bCs/>
          <w:color w:val="000000" w:themeColor="text1"/>
          <w:sz w:val="28"/>
          <w:szCs w:val="28"/>
        </w:rPr>
      </w:pPr>
    </w:p>
    <w:p w14:paraId="78EBE7E6" w14:textId="0D2C5AF8" w:rsidR="00781023" w:rsidRDefault="00781023" w:rsidP="000D6DDA">
      <w:pPr>
        <w:jc w:val="center"/>
        <w:rPr>
          <w:ins w:id="47" w:author="Nathan Field" w:date="2022-10-08T19:35:00Z"/>
          <w:b/>
          <w:bCs/>
          <w:color w:val="000000" w:themeColor="text1"/>
          <w:sz w:val="28"/>
          <w:szCs w:val="28"/>
        </w:rPr>
      </w:pPr>
    </w:p>
    <w:p w14:paraId="79AA8BAC" w14:textId="1EBD2C70" w:rsidR="00781023" w:rsidRDefault="00781023" w:rsidP="000D6DDA">
      <w:pPr>
        <w:jc w:val="center"/>
        <w:rPr>
          <w:ins w:id="48" w:author="Nathan Field" w:date="2022-10-08T19:35:00Z"/>
          <w:b/>
          <w:bCs/>
          <w:color w:val="000000" w:themeColor="text1"/>
          <w:sz w:val="28"/>
          <w:szCs w:val="28"/>
        </w:rPr>
      </w:pPr>
    </w:p>
    <w:p w14:paraId="5A5E8E57" w14:textId="3B8C7B59" w:rsidR="00781023" w:rsidRDefault="00781023" w:rsidP="000D6DDA">
      <w:pPr>
        <w:jc w:val="center"/>
        <w:rPr>
          <w:ins w:id="49" w:author="Nathan Field" w:date="2022-10-08T19:35:00Z"/>
          <w:b/>
          <w:bCs/>
          <w:color w:val="000000" w:themeColor="text1"/>
          <w:sz w:val="28"/>
          <w:szCs w:val="28"/>
        </w:rPr>
      </w:pPr>
    </w:p>
    <w:p w14:paraId="1764C985" w14:textId="1800A9DF" w:rsidR="00781023" w:rsidRDefault="00781023" w:rsidP="000D6DDA">
      <w:pPr>
        <w:jc w:val="center"/>
        <w:rPr>
          <w:ins w:id="50" w:author="Nathan Field" w:date="2022-10-08T19:35:00Z"/>
          <w:b/>
          <w:bCs/>
          <w:color w:val="000000" w:themeColor="text1"/>
          <w:sz w:val="28"/>
          <w:szCs w:val="28"/>
        </w:rPr>
      </w:pPr>
    </w:p>
    <w:p w14:paraId="4C3A8BE8" w14:textId="735B7CDC" w:rsidR="00781023" w:rsidRDefault="00781023" w:rsidP="000D6DDA">
      <w:pPr>
        <w:jc w:val="center"/>
        <w:rPr>
          <w:ins w:id="51" w:author="Nathan Field" w:date="2022-10-08T19:35:00Z"/>
          <w:b/>
          <w:bCs/>
          <w:color w:val="000000" w:themeColor="text1"/>
          <w:sz w:val="28"/>
          <w:szCs w:val="28"/>
        </w:rPr>
      </w:pPr>
    </w:p>
    <w:p w14:paraId="4BF0B974" w14:textId="0C87F961" w:rsidR="00781023" w:rsidRDefault="00781023" w:rsidP="00781023">
      <w:pPr>
        <w:pStyle w:val="Heading1"/>
        <w:jc w:val="center"/>
        <w:rPr>
          <w:ins w:id="52" w:author="Nathan Field" w:date="2022-10-08T19:39:00Z"/>
        </w:rPr>
      </w:pPr>
      <w:bookmarkStart w:id="53" w:name="_Toc116660732"/>
      <w:ins w:id="54" w:author="Nathan Field" w:date="2022-10-08T19:39:00Z">
        <w:r>
          <w:t>Introduction</w:t>
        </w:r>
        <w:bookmarkEnd w:id="53"/>
      </w:ins>
    </w:p>
    <w:p w14:paraId="788AECB2" w14:textId="2DDF4C1E" w:rsidR="00781023" w:rsidRDefault="00781023" w:rsidP="00781023">
      <w:pPr>
        <w:rPr>
          <w:ins w:id="55" w:author="Nathan Field" w:date="2022-10-08T19:39:00Z"/>
        </w:rPr>
      </w:pPr>
    </w:p>
    <w:p w14:paraId="6A77EA9F" w14:textId="2A0D620B" w:rsidR="00781023" w:rsidRDefault="00781023" w:rsidP="00781023">
      <w:pPr>
        <w:rPr>
          <w:ins w:id="56" w:author="Nathan Field" w:date="2022-10-08T19:39:00Z"/>
        </w:rPr>
      </w:pPr>
      <w:ins w:id="57" w:author="Nathan Field" w:date="2022-10-08T19:41:00Z">
        <w:r>
          <w:t>Our IoT application is an alarm system for single-entry rooms</w:t>
        </w:r>
        <w:r w:rsidR="00774982">
          <w:t xml:space="preserve"> containing valu</w:t>
        </w:r>
      </w:ins>
      <w:ins w:id="58" w:author="Nathan Field" w:date="2022-10-08T19:42:00Z">
        <w:r w:rsidR="00774982">
          <w:t xml:space="preserve">able documents of some form. </w:t>
        </w:r>
      </w:ins>
      <w:ins w:id="59" w:author="Nathan Field" w:date="2022-10-08T19:48:00Z">
        <w:r w:rsidR="00774982">
          <w:t xml:space="preserve">After </w:t>
        </w:r>
      </w:ins>
      <w:ins w:id="60" w:author="Nathan Field" w:date="2022-10-08T19:42:00Z">
        <w:r w:rsidR="00774982">
          <w:t>passing fingerprint and facial recognition</w:t>
        </w:r>
      </w:ins>
      <w:ins w:id="61" w:author="Nathan Field" w:date="2022-10-08T19:48:00Z">
        <w:r w:rsidR="00774982">
          <w:t xml:space="preserve">, the electric strike door lock is </w:t>
        </w:r>
      </w:ins>
      <w:ins w:id="62" w:author="Nathan Field" w:date="2022-10-08T19:49:00Z">
        <w:r w:rsidR="00774982">
          <w:t>unlocked,</w:t>
        </w:r>
      </w:ins>
      <w:ins w:id="63" w:author="Nathan Field" w:date="2022-10-08T19:48:00Z">
        <w:r w:rsidR="00774982">
          <w:t xml:space="preserve"> and entry is granted</w:t>
        </w:r>
      </w:ins>
      <w:ins w:id="64" w:author="Nathan Field" w:date="2022-10-08T19:42:00Z">
        <w:r w:rsidR="00774982">
          <w:t>.</w:t>
        </w:r>
      </w:ins>
      <w:ins w:id="65" w:author="Nathan Field" w:date="2022-10-08T19:49:00Z">
        <w:r w:rsidR="00774982">
          <w:t xml:space="preserve"> There is a door sensor to detect when the door is open and closed.</w:t>
        </w:r>
      </w:ins>
      <w:ins w:id="66" w:author="Nathan Field" w:date="2022-10-08T19:50:00Z">
        <w:r w:rsidR="00774982">
          <w:t xml:space="preserve"> A</w:t>
        </w:r>
      </w:ins>
      <w:ins w:id="67" w:author="Nathan Field" w:date="2022-10-08T19:45:00Z">
        <w:r w:rsidR="00774982">
          <w:t xml:space="preserve"> Database is used to</w:t>
        </w:r>
      </w:ins>
      <w:ins w:id="68" w:author="Nathan Field" w:date="2022-10-08T19:49:00Z">
        <w:r w:rsidR="00774982">
          <w:t xml:space="preserve"> store fingerprint, facial images, </w:t>
        </w:r>
      </w:ins>
      <w:ins w:id="69" w:author="Nathan Field" w:date="2022-10-08T19:50:00Z">
        <w:r w:rsidR="00774982">
          <w:t>date, and time of access.</w:t>
        </w:r>
      </w:ins>
      <w:ins w:id="70" w:author="Nathan Field" w:date="2022-10-08T19:51:00Z">
        <w:r w:rsidR="00774982">
          <w:t xml:space="preserve"> </w:t>
        </w:r>
        <w:r w:rsidR="002079B7">
          <w:t>Each stage of the process i</w:t>
        </w:r>
      </w:ins>
      <w:ins w:id="71" w:author="Nathan Field" w:date="2022-10-08T19:52:00Z">
        <w:r w:rsidR="002079B7">
          <w:t>s accompanied by</w:t>
        </w:r>
      </w:ins>
      <w:ins w:id="72" w:author="Nathan Field" w:date="2022-10-08T19:51:00Z">
        <w:r w:rsidR="002079B7">
          <w:t xml:space="preserve"> a speaker, </w:t>
        </w:r>
      </w:ins>
      <w:r w:rsidR="00E07998">
        <w:t>buzzer, and LCD display</w:t>
      </w:r>
      <w:ins w:id="73" w:author="Nathan Field" w:date="2022-10-08T19:52:00Z">
        <w:r w:rsidR="002079B7">
          <w:t xml:space="preserve"> to </w:t>
        </w:r>
      </w:ins>
      <w:r w:rsidR="00E07998">
        <w:t>guide the user through the system</w:t>
      </w:r>
      <w:ins w:id="74" w:author="Nathan Field" w:date="2022-10-08T19:51:00Z">
        <w:r w:rsidR="002079B7">
          <w:t>.</w:t>
        </w:r>
      </w:ins>
      <w:ins w:id="75" w:author="Nathan Field" w:date="2022-10-08T19:53:00Z">
        <w:r w:rsidR="002079B7">
          <w:t xml:space="preserve"> </w:t>
        </w:r>
      </w:ins>
      <w:ins w:id="76" w:author="Nathan Field" w:date="2022-10-08T19:54:00Z">
        <w:r w:rsidR="002079B7">
          <w:t>A flask website is to be used to facilitate a typical front-end user.</w:t>
        </w:r>
      </w:ins>
    </w:p>
    <w:p w14:paraId="150D46ED" w14:textId="09B3B800" w:rsidR="00781023" w:rsidRDefault="002F0924" w:rsidP="00781023">
      <w:r>
        <w:t>Team Members Roles:</w:t>
      </w:r>
    </w:p>
    <w:p w14:paraId="34BC5DC3" w14:textId="493EE03B" w:rsidR="002F0924" w:rsidRDefault="002F0924" w:rsidP="002F0924">
      <w:pPr>
        <w:rPr>
          <w:sz w:val="24"/>
          <w:szCs w:val="24"/>
        </w:rPr>
      </w:pPr>
      <w:ins w:id="77" w:author="Nathan Field" w:date="2022-10-08T19:32:00Z">
        <w:r w:rsidRPr="00781023">
          <w:rPr>
            <w:sz w:val="24"/>
            <w:szCs w:val="24"/>
            <w:rPrChange w:id="78" w:author="Nathan Field" w:date="2022-10-08T19:36:00Z">
              <w:rPr/>
            </w:rPrChange>
          </w:rPr>
          <w:t>David Campion</w:t>
        </w:r>
      </w:ins>
      <w:r>
        <w:rPr>
          <w:sz w:val="24"/>
          <w:szCs w:val="24"/>
        </w:rPr>
        <w:t>:</w:t>
      </w:r>
      <w:r w:rsidR="007348F1">
        <w:rPr>
          <w:sz w:val="24"/>
          <w:szCs w:val="24"/>
        </w:rPr>
        <w:t xml:space="preserve"> Frontend + UX</w:t>
      </w:r>
    </w:p>
    <w:p w14:paraId="20FFC1B0" w14:textId="22921101" w:rsidR="002F0924" w:rsidRDefault="002F0924" w:rsidP="002F0924">
      <w:pPr>
        <w:rPr>
          <w:sz w:val="24"/>
          <w:szCs w:val="24"/>
        </w:rPr>
      </w:pPr>
      <w:ins w:id="79" w:author="Nathan Field" w:date="2022-10-08T19:32:00Z">
        <w:r w:rsidRPr="00781023">
          <w:rPr>
            <w:sz w:val="24"/>
            <w:szCs w:val="24"/>
            <w:rPrChange w:id="80" w:author="Nathan Field" w:date="2022-10-08T19:36:00Z">
              <w:rPr/>
            </w:rPrChange>
          </w:rPr>
          <w:t>Michael Flynn</w:t>
        </w:r>
      </w:ins>
      <w:r>
        <w:rPr>
          <w:sz w:val="24"/>
          <w:szCs w:val="24"/>
        </w:rPr>
        <w:t>:</w:t>
      </w:r>
      <w:r w:rsidR="007348F1">
        <w:rPr>
          <w:sz w:val="24"/>
          <w:szCs w:val="24"/>
        </w:rPr>
        <w:t xml:space="preserve"> Database + Testing</w:t>
      </w:r>
    </w:p>
    <w:p w14:paraId="7F0C0D3E" w14:textId="338BB8BA" w:rsidR="002F0924" w:rsidRDefault="002F0924" w:rsidP="002F0924">
      <w:pPr>
        <w:rPr>
          <w:sz w:val="24"/>
          <w:szCs w:val="24"/>
        </w:rPr>
      </w:pPr>
      <w:ins w:id="81" w:author="Nathan Field" w:date="2022-10-08T19:32:00Z">
        <w:r w:rsidRPr="00781023">
          <w:rPr>
            <w:sz w:val="24"/>
            <w:szCs w:val="24"/>
            <w:rPrChange w:id="82" w:author="Nathan Field" w:date="2022-10-08T19:36:00Z">
              <w:rPr/>
            </w:rPrChange>
          </w:rPr>
          <w:t>Nathan Field</w:t>
        </w:r>
      </w:ins>
      <w:r>
        <w:rPr>
          <w:sz w:val="24"/>
          <w:szCs w:val="24"/>
        </w:rPr>
        <w:t>:</w:t>
      </w:r>
      <w:r w:rsidR="007348F1">
        <w:rPr>
          <w:sz w:val="24"/>
          <w:szCs w:val="24"/>
        </w:rPr>
        <w:t xml:space="preserve"> Backend + Testing</w:t>
      </w:r>
    </w:p>
    <w:p w14:paraId="6DF5696C" w14:textId="23E4EC5A" w:rsidR="002F0924" w:rsidRPr="00781023" w:rsidRDefault="002F0924" w:rsidP="002F0924">
      <w:pPr>
        <w:rPr>
          <w:ins w:id="83" w:author="nikita fedan" w:date="2022-10-08T16:24:00Z"/>
          <w:sz w:val="24"/>
          <w:szCs w:val="24"/>
          <w:rPrChange w:id="84" w:author="Nathan Field" w:date="2022-10-08T19:36:00Z">
            <w:rPr>
              <w:ins w:id="85" w:author="nikita fedan" w:date="2022-10-08T16:24:00Z"/>
            </w:rPr>
          </w:rPrChange>
        </w:rPr>
      </w:pPr>
      <w:ins w:id="86" w:author="Nathan Field" w:date="2022-10-08T19:32:00Z">
        <w:r w:rsidRPr="00781023">
          <w:rPr>
            <w:sz w:val="24"/>
            <w:szCs w:val="24"/>
            <w:rPrChange w:id="87" w:author="Nathan Field" w:date="2022-10-08T19:36:00Z">
              <w:rPr/>
            </w:rPrChange>
          </w:rPr>
          <w:t>Nikita Fedans</w:t>
        </w:r>
      </w:ins>
      <w:r>
        <w:rPr>
          <w:sz w:val="24"/>
          <w:szCs w:val="24"/>
        </w:rPr>
        <w:t>:</w:t>
      </w:r>
      <w:r w:rsidR="007348F1">
        <w:rPr>
          <w:sz w:val="24"/>
          <w:szCs w:val="24"/>
        </w:rPr>
        <w:t xml:space="preserve"> Backend + Architecture</w:t>
      </w:r>
    </w:p>
    <w:p w14:paraId="4EA68734" w14:textId="77777777" w:rsidR="002F0924" w:rsidRDefault="002F0924" w:rsidP="00781023">
      <w:pPr>
        <w:rPr>
          <w:ins w:id="88" w:author="Nathan Field" w:date="2022-10-08T19:39:00Z"/>
        </w:rPr>
      </w:pPr>
    </w:p>
    <w:p w14:paraId="60F8A3AE" w14:textId="5F42E126" w:rsidR="00781023" w:rsidRDefault="00781023" w:rsidP="00781023">
      <w:pPr>
        <w:rPr>
          <w:ins w:id="89" w:author="Nathan Field" w:date="2022-10-08T19:39:00Z"/>
        </w:rPr>
      </w:pPr>
    </w:p>
    <w:p w14:paraId="23C44D37" w14:textId="6C553133" w:rsidR="00781023" w:rsidRDefault="00781023" w:rsidP="00781023">
      <w:pPr>
        <w:rPr>
          <w:ins w:id="90" w:author="Nathan Field" w:date="2022-10-08T19:39:00Z"/>
        </w:rPr>
      </w:pPr>
    </w:p>
    <w:p w14:paraId="1B4D63CC" w14:textId="143AFF1F" w:rsidR="00781023" w:rsidRDefault="00781023" w:rsidP="00781023">
      <w:pPr>
        <w:rPr>
          <w:ins w:id="91" w:author="Nathan Field" w:date="2022-10-08T19:39:00Z"/>
        </w:rPr>
      </w:pPr>
    </w:p>
    <w:p w14:paraId="365A12BE" w14:textId="1D1EDEB0" w:rsidR="00781023" w:rsidRDefault="00781023" w:rsidP="00781023">
      <w:pPr>
        <w:rPr>
          <w:ins w:id="92" w:author="Nathan Field" w:date="2022-10-08T19:39:00Z"/>
        </w:rPr>
      </w:pPr>
    </w:p>
    <w:p w14:paraId="4451C58D" w14:textId="6B6E2863" w:rsidR="00781023" w:rsidRDefault="00781023" w:rsidP="00781023">
      <w:pPr>
        <w:rPr>
          <w:ins w:id="93" w:author="Nathan Field" w:date="2022-10-08T19:39:00Z"/>
        </w:rPr>
      </w:pPr>
    </w:p>
    <w:p w14:paraId="7C1056E5" w14:textId="0C069205" w:rsidR="00781023" w:rsidRDefault="00781023" w:rsidP="00781023">
      <w:pPr>
        <w:rPr>
          <w:ins w:id="94" w:author="Nathan Field" w:date="2022-10-08T19:39:00Z"/>
        </w:rPr>
      </w:pPr>
    </w:p>
    <w:p w14:paraId="731C81EF" w14:textId="73EBE357" w:rsidR="00781023" w:rsidRDefault="00781023" w:rsidP="00781023">
      <w:pPr>
        <w:rPr>
          <w:ins w:id="95" w:author="Nathan Field" w:date="2022-10-08T19:39:00Z"/>
        </w:rPr>
      </w:pPr>
    </w:p>
    <w:p w14:paraId="3B7D7C17" w14:textId="31722199" w:rsidR="00781023" w:rsidRDefault="00781023" w:rsidP="00781023">
      <w:pPr>
        <w:rPr>
          <w:ins w:id="96" w:author="Nathan Field" w:date="2022-10-08T19:39:00Z"/>
        </w:rPr>
      </w:pPr>
    </w:p>
    <w:p w14:paraId="027FAACD" w14:textId="7230F4D7" w:rsidR="00781023" w:rsidRDefault="00781023" w:rsidP="00781023">
      <w:pPr>
        <w:rPr>
          <w:ins w:id="97" w:author="Nathan Field" w:date="2022-10-08T19:39:00Z"/>
        </w:rPr>
      </w:pPr>
    </w:p>
    <w:p w14:paraId="1E887436" w14:textId="4E1F0A5B" w:rsidR="00781023" w:rsidRDefault="00781023" w:rsidP="00781023">
      <w:pPr>
        <w:rPr>
          <w:ins w:id="98" w:author="Nathan Field" w:date="2022-10-08T19:39:00Z"/>
        </w:rPr>
      </w:pPr>
    </w:p>
    <w:p w14:paraId="17DD2CC3" w14:textId="28F91B6E" w:rsidR="00781023" w:rsidRDefault="00781023" w:rsidP="00781023">
      <w:pPr>
        <w:rPr>
          <w:ins w:id="99" w:author="Nathan Field" w:date="2022-10-08T19:39:00Z"/>
        </w:rPr>
      </w:pPr>
    </w:p>
    <w:p w14:paraId="779E23BB" w14:textId="77777777" w:rsidR="00781023" w:rsidRDefault="00781023" w:rsidP="00781023">
      <w:pPr>
        <w:rPr>
          <w:ins w:id="100" w:author="Nathan Field" w:date="2022-10-08T19:39:00Z"/>
        </w:rPr>
      </w:pPr>
    </w:p>
    <w:p w14:paraId="4604342D" w14:textId="0D9B2120" w:rsidR="00781023" w:rsidRDefault="00781023" w:rsidP="00781023">
      <w:pPr>
        <w:rPr>
          <w:ins w:id="101" w:author="Nathan Field" w:date="2022-10-08T19:39:00Z"/>
        </w:rPr>
      </w:pPr>
    </w:p>
    <w:p w14:paraId="1352877E" w14:textId="3C3E2DA5" w:rsidR="00781023" w:rsidRPr="00781023" w:rsidRDefault="008035FC" w:rsidP="008035FC">
      <w:pPr>
        <w:pStyle w:val="Heading1"/>
        <w:jc w:val="center"/>
        <w:rPr>
          <w:ins w:id="102" w:author="Nathan Field" w:date="2022-10-08T19:39:00Z"/>
        </w:rPr>
      </w:pPr>
      <w:bookmarkStart w:id="103" w:name="_Toc116660733"/>
      <w:ins w:id="104" w:author="Nathan Field" w:date="2022-10-08T20:20:00Z">
        <w:r>
          <w:t>Hardware</w:t>
        </w:r>
      </w:ins>
      <w:bookmarkEnd w:id="103"/>
    </w:p>
    <w:p w14:paraId="17D1FD75" w14:textId="0A09F1B9" w:rsidR="00781023" w:rsidRDefault="00781023" w:rsidP="000D6DDA">
      <w:pPr>
        <w:jc w:val="center"/>
        <w:rPr>
          <w:ins w:id="105" w:author="Nathan Field" w:date="2022-10-08T19:35:00Z"/>
          <w:b/>
          <w:bCs/>
          <w:color w:val="000000" w:themeColor="text1"/>
          <w:sz w:val="28"/>
          <w:szCs w:val="28"/>
        </w:rPr>
      </w:pPr>
    </w:p>
    <w:p w14:paraId="1D8BE7EE" w14:textId="5AEE8551" w:rsidR="000D6DDA" w:rsidRPr="000D6DDA" w:rsidRDefault="008035FC">
      <w:pPr>
        <w:pStyle w:val="Heading2"/>
        <w:jc w:val="center"/>
        <w:rPr>
          <w:ins w:id="106" w:author="nikita fedan" w:date="2022-10-08T16:24:00Z"/>
          <w:rPrChange w:id="107" w:author="nikita fedan" w:date="2022-10-08T16:28:00Z">
            <w:rPr>
              <w:ins w:id="108" w:author="nikita fedan" w:date="2022-10-08T16:24:00Z"/>
              <w:color w:val="000000" w:themeColor="text1"/>
            </w:rPr>
          </w:rPrChange>
        </w:rPr>
        <w:pPrChange w:id="109" w:author="Nathan Field" w:date="2022-10-08T20:20:00Z">
          <w:pPr>
            <w:jc w:val="center"/>
          </w:pPr>
        </w:pPrChange>
      </w:pPr>
      <w:bookmarkStart w:id="110" w:name="_Toc116660734"/>
      <w:ins w:id="111" w:author="Nathan Field" w:date="2022-10-08T20:15:00Z">
        <w:r>
          <w:t>Circuit Diagrams</w:t>
        </w:r>
      </w:ins>
      <w:bookmarkEnd w:id="110"/>
      <w:ins w:id="112" w:author="nikita fedan" w:date="2022-10-08T16:24:00Z">
        <w:del w:id="113" w:author="Nathan Field" w:date="2022-10-08T20:15:00Z">
          <w:r w:rsidR="000D6DDA" w:rsidRPr="00781023" w:rsidDel="008035FC">
            <w:delText>Hardware</w:delText>
          </w:r>
        </w:del>
      </w:ins>
    </w:p>
    <w:p w14:paraId="64AF16E9" w14:textId="24DBDF50" w:rsidR="000D6DDA" w:rsidRPr="000D6DDA" w:rsidRDefault="000D6DDA" w:rsidP="000D6DDA">
      <w:pPr>
        <w:rPr>
          <w:ins w:id="114" w:author="nikita fedan" w:date="2022-10-08T16:21:00Z"/>
          <w:b/>
          <w:bCs/>
          <w:color w:val="000000" w:themeColor="text1"/>
          <w:rPrChange w:id="115" w:author="nikita fedan" w:date="2022-10-08T16:29:00Z">
            <w:rPr>
              <w:ins w:id="116" w:author="nikita fedan" w:date="2022-10-08T16:21:00Z"/>
            </w:rPr>
          </w:rPrChange>
        </w:rPr>
      </w:pPr>
      <w:ins w:id="117" w:author="nikita fedan" w:date="2022-10-08T16:25:00Z">
        <w:r w:rsidRPr="000D6DDA">
          <w:rPr>
            <w:b/>
            <w:bCs/>
            <w:color w:val="000000" w:themeColor="text1"/>
            <w:rPrChange w:id="118" w:author="nikita fedan" w:date="2022-10-08T16:29:00Z">
              <w:rPr>
                <w:color w:val="000000" w:themeColor="text1"/>
              </w:rPr>
            </w:rPrChange>
          </w:rPr>
          <w:t>Circuit:</w:t>
        </w:r>
      </w:ins>
    </w:p>
    <w:p w14:paraId="72EB83BA" w14:textId="272C9C14" w:rsidR="000D6DDA" w:rsidRDefault="000D0B03" w:rsidP="00EC11D6">
      <w:pPr>
        <w:rPr>
          <w:ins w:id="119" w:author="Nathan Field" w:date="2022-10-07T13:46:00Z"/>
        </w:rPr>
      </w:pPr>
      <w:r w:rsidRPr="000D0B03">
        <w:drawing>
          <wp:inline distT="0" distB="0" distL="0" distR="0" wp14:anchorId="756C72D2" wp14:editId="6B9A647C">
            <wp:extent cx="5731510" cy="463232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3EA6" w14:textId="505A5D3E" w:rsidR="003A1AED" w:rsidRDefault="003A1AED" w:rsidP="00EC11D6">
      <w:pPr>
        <w:rPr>
          <w:ins w:id="120" w:author="nikita fedan" w:date="2022-10-08T16:25:00Z"/>
        </w:rPr>
      </w:pPr>
    </w:p>
    <w:p w14:paraId="7F1389D4" w14:textId="77777777" w:rsidR="000D6DDA" w:rsidRDefault="000D6DDA" w:rsidP="00EC11D6">
      <w:pPr>
        <w:rPr>
          <w:ins w:id="121" w:author="nikita fedan" w:date="2022-10-08T16:28:00Z"/>
        </w:rPr>
      </w:pPr>
    </w:p>
    <w:p w14:paraId="1752F857" w14:textId="5C4A10D9" w:rsidR="000D6DDA" w:rsidRPr="000D6DDA" w:rsidRDefault="000D6DDA" w:rsidP="000D6DDA">
      <w:pPr>
        <w:rPr>
          <w:ins w:id="122" w:author="nikita fedan" w:date="2022-10-08T16:30:00Z"/>
          <w:b/>
          <w:bCs/>
          <w:rPrChange w:id="123" w:author="nikita fedan" w:date="2022-10-08T16:30:00Z">
            <w:rPr>
              <w:ins w:id="124" w:author="nikita fedan" w:date="2022-10-08T16:30:00Z"/>
            </w:rPr>
          </w:rPrChange>
        </w:rPr>
      </w:pPr>
      <w:ins w:id="125" w:author="nikita fedan" w:date="2022-10-08T16:30:00Z">
        <w:r w:rsidRPr="000D6DDA">
          <w:rPr>
            <w:b/>
            <w:bCs/>
            <w:rPrChange w:id="126" w:author="nikita fedan" w:date="2022-10-08T16:30:00Z">
              <w:rPr/>
            </w:rPrChange>
          </w:rPr>
          <w:lastRenderedPageBreak/>
          <w:t>Fritzing circuit commentary</w:t>
        </w:r>
        <w:r>
          <w:rPr>
            <w:b/>
            <w:bCs/>
          </w:rPr>
          <w:t>:</w:t>
        </w:r>
      </w:ins>
    </w:p>
    <w:p w14:paraId="650DD4A1" w14:textId="583B5C6E" w:rsidR="000D6DDA" w:rsidRPr="000D6DDA" w:rsidRDefault="000D6DDA" w:rsidP="000D6DDA">
      <w:pPr>
        <w:numPr>
          <w:ilvl w:val="0"/>
          <w:numId w:val="1"/>
        </w:numPr>
        <w:rPr>
          <w:ins w:id="127" w:author="nikita fedan" w:date="2022-10-08T16:30:00Z"/>
        </w:rPr>
      </w:pPr>
      <w:ins w:id="128" w:author="nikita fedan" w:date="2022-10-08T16:30:00Z">
        <w:r w:rsidRPr="000D6DDA">
          <w:t>Raspberry pi 3 used for diagram</w:t>
        </w:r>
        <w:r>
          <w:t>.</w:t>
        </w:r>
      </w:ins>
      <w:r w:rsidR="000D0B03">
        <w:t xml:space="preserve"> (4 was unavailable)</w:t>
      </w:r>
    </w:p>
    <w:p w14:paraId="5EA31913" w14:textId="3E2AD426" w:rsidR="000D6DDA" w:rsidRPr="000D6DDA" w:rsidRDefault="000D6DDA" w:rsidP="000D6DDA">
      <w:pPr>
        <w:numPr>
          <w:ilvl w:val="0"/>
          <w:numId w:val="1"/>
        </w:numPr>
        <w:rPr>
          <w:ins w:id="129" w:author="nikita fedan" w:date="2022-10-08T16:30:00Z"/>
        </w:rPr>
      </w:pPr>
      <w:ins w:id="130" w:author="nikita fedan" w:date="2022-10-08T16:30:00Z">
        <w:r w:rsidRPr="000D6DDA">
          <w:t xml:space="preserve">Assuming </w:t>
        </w:r>
      </w:ins>
      <w:r w:rsidR="000D0B03" w:rsidRPr="000D6DDA">
        <w:t>LEDs</w:t>
      </w:r>
      <w:ins w:id="131" w:author="nikita fedan" w:date="2022-10-08T16:30:00Z">
        <w:r w:rsidRPr="000D6DDA">
          <w:t xml:space="preserve"> need 2.2 forward voltage, the resistor needed is a 68.75 ohm one</w:t>
        </w:r>
      </w:ins>
      <w:ins w:id="132" w:author="Nathan Field" w:date="2022-10-08T20:00:00Z">
        <w:r w:rsidR="002079B7">
          <w:t>.</w:t>
        </w:r>
      </w:ins>
      <w:ins w:id="133" w:author="nikita fedan" w:date="2022-10-08T16:30:00Z">
        <w:del w:id="134" w:author="Nathan Field" w:date="2022-10-08T20:00:00Z">
          <w:r w:rsidRPr="000D6DDA" w:rsidDel="002079B7">
            <w:delText>, however luckily for us, 68 ohm resistors exist</w:delText>
          </w:r>
          <w:r w:rsidDel="002079B7">
            <w:delText>.</w:delText>
          </w:r>
        </w:del>
      </w:ins>
    </w:p>
    <w:p w14:paraId="3205E005" w14:textId="4A60CD5B" w:rsidR="000D6DDA" w:rsidRPr="000D6DDA" w:rsidRDefault="000D6DDA" w:rsidP="000D6DDA">
      <w:pPr>
        <w:numPr>
          <w:ilvl w:val="0"/>
          <w:numId w:val="1"/>
        </w:numPr>
        <w:rPr>
          <w:ins w:id="135" w:author="nikita fedan" w:date="2022-10-08T16:30:00Z"/>
        </w:rPr>
      </w:pPr>
      <w:ins w:id="136" w:author="nikita fedan" w:date="2022-10-08T16:30:00Z">
        <w:r w:rsidRPr="000D6DDA">
          <w:t xml:space="preserve">The grounds of all the </w:t>
        </w:r>
      </w:ins>
      <w:r w:rsidR="000D0B03" w:rsidRPr="000D6DDA">
        <w:t>LEDs</w:t>
      </w:r>
      <w:ins w:id="137" w:author="nikita fedan" w:date="2022-10-08T16:30:00Z">
        <w:r w:rsidRPr="000D6DDA">
          <w:t xml:space="preserve"> may be connected, and then plugged into a single ground pin on the pi, freeing up n-1 ground pins.</w:t>
        </w:r>
        <w:r>
          <w:t xml:space="preserve"> </w:t>
        </w:r>
      </w:ins>
    </w:p>
    <w:p w14:paraId="1E3CF32B" w14:textId="274C3595" w:rsidR="000D6DDA" w:rsidRDefault="000D6DDA" w:rsidP="000D6DDA">
      <w:pPr>
        <w:numPr>
          <w:ilvl w:val="0"/>
          <w:numId w:val="1"/>
        </w:numPr>
        <w:rPr>
          <w:ins w:id="138" w:author="nikita fedan" w:date="2022-10-09T14:10:00Z"/>
        </w:rPr>
      </w:pPr>
      <w:ins w:id="139" w:author="nikita fedan" w:date="2022-10-08T16:30:00Z">
        <w:r w:rsidRPr="000D6DDA">
          <w:t>Momentary switch button will be used for sending a signal to raspberry pi.</w:t>
        </w:r>
      </w:ins>
    </w:p>
    <w:p w14:paraId="31B061B5" w14:textId="0829F38E" w:rsidR="00852D55" w:rsidRDefault="00852D55" w:rsidP="000D6DDA">
      <w:pPr>
        <w:numPr>
          <w:ilvl w:val="0"/>
          <w:numId w:val="1"/>
        </w:numPr>
        <w:rPr>
          <w:ins w:id="140" w:author="nikita fedan" w:date="2022-10-09T16:28:00Z"/>
        </w:rPr>
      </w:pPr>
      <w:ins w:id="141" w:author="nikita fedan" w:date="2022-10-09T14:10:00Z">
        <w:r>
          <w:t xml:space="preserve">No physical </w:t>
        </w:r>
        <w:proofErr w:type="gramStart"/>
        <w:r>
          <w:t>pull</w:t>
        </w:r>
        <w:proofErr w:type="gramEnd"/>
        <w:r>
          <w:t xml:space="preserve"> down resistor is needed for the switch since an internal pull</w:t>
        </w:r>
      </w:ins>
      <w:ins w:id="142" w:author="nikita fedan" w:date="2022-10-09T14:11:00Z">
        <w:r>
          <w:t xml:space="preserve"> down resistor may be assigned to a pin through code.</w:t>
        </w:r>
      </w:ins>
    </w:p>
    <w:p w14:paraId="4C713313" w14:textId="7F9DC31F" w:rsidR="00B9392D" w:rsidRDefault="00A554BC" w:rsidP="000D6DDA">
      <w:pPr>
        <w:numPr>
          <w:ilvl w:val="0"/>
          <w:numId w:val="1"/>
        </w:numPr>
        <w:rPr>
          <w:ins w:id="143" w:author="nikita fedan" w:date="2022-10-09T19:24:00Z"/>
        </w:rPr>
      </w:pPr>
      <w:r>
        <w:t xml:space="preserve">LCD display requires a large </w:t>
      </w:r>
      <w:r w:rsidR="00E07998">
        <w:t>number</w:t>
      </w:r>
      <w:r>
        <w:t xml:space="preserve"> of wires and specific part was unavailable in fritzing.</w:t>
      </w:r>
    </w:p>
    <w:p w14:paraId="16030E3E" w14:textId="2DEF4656" w:rsidR="00C64CDB" w:rsidRPr="007348F1" w:rsidRDefault="00BA21A6" w:rsidP="000D6DDA">
      <w:pPr>
        <w:numPr>
          <w:ilvl w:val="0"/>
          <w:numId w:val="1"/>
        </w:numPr>
        <w:rPr>
          <w:ins w:id="144" w:author="nikita fedan" w:date="2022-10-09T16:41:00Z"/>
          <w:b/>
          <w:bCs/>
        </w:rPr>
      </w:pPr>
      <w:ins w:id="145" w:author="nikita fedan" w:date="2022-10-09T19:24:00Z">
        <w:r>
          <w:t>On the PIR sensor in the fritzing diagram, the VCC</w:t>
        </w:r>
      </w:ins>
      <w:ins w:id="146" w:author="nikita fedan" w:date="2022-10-09T19:26:00Z">
        <w:r>
          <w:t>,</w:t>
        </w:r>
      </w:ins>
      <w:ins w:id="147" w:author="nikita fedan" w:date="2022-10-09T19:24:00Z">
        <w:r>
          <w:t xml:space="preserve"> </w:t>
        </w:r>
      </w:ins>
      <w:ins w:id="148" w:author="nikita fedan" w:date="2022-10-09T19:25:00Z">
        <w:r>
          <w:t>OUT</w:t>
        </w:r>
      </w:ins>
      <w:ins w:id="149" w:author="nikita fedan" w:date="2022-10-09T19:26:00Z">
        <w:r>
          <w:t>,</w:t>
        </w:r>
      </w:ins>
      <w:ins w:id="150" w:author="nikita fedan" w:date="2022-10-09T19:25:00Z">
        <w:r>
          <w:t xml:space="preserve"> and GND are inverted compared to the PIR sensors bought from pihut</w:t>
        </w:r>
      </w:ins>
      <w:ins w:id="151" w:author="nikita fedan" w:date="2022-10-09T19:26:00Z">
        <w:r>
          <w:t>, so exercise caution when wiring the real thing.</w:t>
        </w:r>
      </w:ins>
    </w:p>
    <w:p w14:paraId="7AE10093" w14:textId="77777777" w:rsidR="00FF67BC" w:rsidRPr="000D6DDA" w:rsidRDefault="00FF67BC" w:rsidP="000D6DDA">
      <w:pPr>
        <w:rPr>
          <w:ins w:id="152" w:author="nikita fedan" w:date="2022-10-08T16:31:00Z"/>
          <w:b/>
          <w:bCs/>
          <w:rPrChange w:id="153" w:author="nikita fedan" w:date="2022-10-08T16:31:00Z">
            <w:rPr>
              <w:ins w:id="154" w:author="nikita fedan" w:date="2022-10-08T16:31:00Z"/>
            </w:rPr>
          </w:rPrChange>
        </w:rPr>
      </w:pPr>
    </w:p>
    <w:p w14:paraId="45BD9C31" w14:textId="7642D62A" w:rsidR="000D6DDA" w:rsidRDefault="000D6DDA" w:rsidP="000D6DDA">
      <w:pPr>
        <w:rPr>
          <w:ins w:id="155" w:author="nikita fedan" w:date="2022-10-08T16:31:00Z"/>
          <w:b/>
          <w:bCs/>
        </w:rPr>
      </w:pPr>
      <w:ins w:id="156" w:author="nikita fedan" w:date="2022-10-08T16:31:00Z">
        <w:r w:rsidRPr="000D6DDA">
          <w:rPr>
            <w:b/>
            <w:bCs/>
            <w:rPrChange w:id="157" w:author="nikita fedan" w:date="2022-10-08T16:31:00Z">
              <w:rPr/>
            </w:rPrChange>
          </w:rPr>
          <w:t>Problems to solve:</w:t>
        </w:r>
      </w:ins>
    </w:p>
    <w:p w14:paraId="08EAE586" w14:textId="7D3F87D6" w:rsidR="001F639A" w:rsidRPr="000D6DDA" w:rsidRDefault="001F639A" w:rsidP="001F639A">
      <w:pPr>
        <w:numPr>
          <w:ilvl w:val="0"/>
          <w:numId w:val="1"/>
        </w:numPr>
        <w:rPr>
          <w:ins w:id="158" w:author="nikita fedan" w:date="2022-10-08T16:32:00Z"/>
        </w:rPr>
      </w:pPr>
      <w:ins w:id="159" w:author="nikita fedan" w:date="2022-10-08T16:34:00Z">
        <w:r>
          <w:t>Research how to restrict the “Field of vision” of the pir sensor to only see a specific area.</w:t>
        </w:r>
      </w:ins>
    </w:p>
    <w:p w14:paraId="0C0A0CEC" w14:textId="48624EBB" w:rsidR="000D6DDA" w:rsidRDefault="001F639A" w:rsidP="00EC11D6">
      <w:pPr>
        <w:numPr>
          <w:ilvl w:val="0"/>
          <w:numId w:val="1"/>
        </w:numPr>
        <w:rPr>
          <w:ins w:id="160" w:author="nikita fedan" w:date="2022-10-08T16:35:00Z"/>
        </w:rPr>
      </w:pPr>
      <w:ins w:id="161" w:author="nikita fedan" w:date="2022-10-08T16:35:00Z">
        <w:r>
          <w:t>Build homemade door s</w:t>
        </w:r>
      </w:ins>
      <w:r w:rsidR="000D0B03">
        <w:t>ensor.</w:t>
      </w:r>
    </w:p>
    <w:p w14:paraId="4EF61327" w14:textId="2F33261B" w:rsidR="001F639A" w:rsidRDefault="00A554BC" w:rsidP="001F639A">
      <w:pPr>
        <w:numPr>
          <w:ilvl w:val="0"/>
          <w:numId w:val="1"/>
        </w:numPr>
        <w:rPr>
          <w:ins w:id="162" w:author="nikita fedan" w:date="2022-10-08T16:38:00Z"/>
        </w:rPr>
      </w:pPr>
      <w:r>
        <w:t xml:space="preserve">Cross-communication of </w:t>
      </w:r>
      <w:r w:rsidR="000D0B03">
        <w:t>2 raspberry pi’s for each side of a doorway.</w:t>
      </w:r>
    </w:p>
    <w:p w14:paraId="674EF0AE" w14:textId="77777777" w:rsidR="001F639A" w:rsidRDefault="001F639A" w:rsidP="001F639A">
      <w:pPr>
        <w:rPr>
          <w:ins w:id="163" w:author="nikita fedan" w:date="2022-10-08T16:38:00Z"/>
        </w:rPr>
      </w:pPr>
    </w:p>
    <w:p w14:paraId="5A742477" w14:textId="0CE3608E" w:rsidR="001F639A" w:rsidRPr="004E371E" w:rsidRDefault="001F639A">
      <w:pPr>
        <w:pStyle w:val="Heading2"/>
        <w:jc w:val="center"/>
        <w:rPr>
          <w:ins w:id="164" w:author="nikita fedan" w:date="2022-10-08T16:38:00Z"/>
        </w:rPr>
        <w:pPrChange w:id="165" w:author="Nathan Field" w:date="2022-10-08T20:21:00Z">
          <w:pPr/>
        </w:pPrChange>
      </w:pPr>
      <w:bookmarkStart w:id="166" w:name="_Toc116660735"/>
      <w:ins w:id="167" w:author="nikita fedan" w:date="2022-10-08T16:38:00Z">
        <w:r w:rsidRPr="004E371E">
          <w:t xml:space="preserve">Hardware </w:t>
        </w:r>
      </w:ins>
      <w:ins w:id="168" w:author="Nathan Field" w:date="2022-10-08T20:15:00Z">
        <w:r w:rsidR="008035FC">
          <w:t>Requirements</w:t>
        </w:r>
      </w:ins>
      <w:ins w:id="169" w:author="nikita fedan" w:date="2022-10-08T16:38:00Z">
        <w:del w:id="170" w:author="Nathan Field" w:date="2022-10-08T20:15:00Z">
          <w:r w:rsidRPr="004E371E" w:rsidDel="008035FC">
            <w:delText>needs</w:delText>
          </w:r>
        </w:del>
        <w:r w:rsidRPr="004E371E">
          <w:t>:</w:t>
        </w:r>
        <w:bookmarkEnd w:id="166"/>
      </w:ins>
    </w:p>
    <w:p w14:paraId="34A7E098" w14:textId="77777777" w:rsidR="001F639A" w:rsidRPr="004E371E" w:rsidRDefault="001F639A" w:rsidP="001F639A">
      <w:pPr>
        <w:rPr>
          <w:ins w:id="171" w:author="nikita fedan" w:date="2022-10-08T16:38:00Z"/>
          <w:b/>
          <w:bCs/>
        </w:rPr>
      </w:pPr>
      <w:ins w:id="172" w:author="nikita fedan" w:date="2022-10-08T16:38:00Z">
        <w:r w:rsidRPr="004E371E">
          <w:rPr>
            <w:b/>
            <w:bCs/>
          </w:rPr>
          <w:t xml:space="preserve">Acquired: </w:t>
        </w:r>
      </w:ins>
    </w:p>
    <w:p w14:paraId="275FE842" w14:textId="77777777" w:rsidR="001F639A" w:rsidRPr="004E371E" w:rsidRDefault="001F639A" w:rsidP="001F639A">
      <w:pPr>
        <w:rPr>
          <w:ins w:id="173" w:author="nikita fedan" w:date="2022-10-08T16:38:00Z"/>
        </w:rPr>
      </w:pPr>
      <w:ins w:id="174" w:author="nikita fedan" w:date="2022-10-08T16:38:00Z">
        <w:r w:rsidRPr="004E371E">
          <w:t xml:space="preserve">1x pir sensor </w:t>
        </w:r>
      </w:ins>
    </w:p>
    <w:p w14:paraId="255DF8EE" w14:textId="77777777" w:rsidR="001F639A" w:rsidRPr="004E371E" w:rsidRDefault="001F639A" w:rsidP="001F639A">
      <w:pPr>
        <w:rPr>
          <w:ins w:id="175" w:author="nikita fedan" w:date="2022-10-08T16:38:00Z"/>
        </w:rPr>
      </w:pPr>
      <w:ins w:id="176" w:author="nikita fedan" w:date="2022-10-08T16:38:00Z">
        <w:r w:rsidRPr="004E371E">
          <w:t xml:space="preserve">1x pi camera module (specially made, plugs into special port) </w:t>
        </w:r>
      </w:ins>
    </w:p>
    <w:p w14:paraId="21238AD8" w14:textId="1A36A875" w:rsidR="001F639A" w:rsidRPr="004E371E" w:rsidRDefault="001F639A" w:rsidP="001F639A">
      <w:pPr>
        <w:rPr>
          <w:ins w:id="177" w:author="nikita fedan" w:date="2022-10-08T16:38:00Z"/>
        </w:rPr>
      </w:pPr>
      <w:ins w:id="178" w:author="nikita fedan" w:date="2022-10-08T16:38:00Z">
        <w:r w:rsidRPr="004E371E">
          <w:t xml:space="preserve">1x buzzer (works with </w:t>
        </w:r>
      </w:ins>
      <w:r w:rsidR="00E07998">
        <w:t>GPIO</w:t>
      </w:r>
      <w:ins w:id="179" w:author="nikita fedan" w:date="2022-10-08T16:38:00Z">
        <w:r w:rsidRPr="004E371E">
          <w:t xml:space="preserve"> and </w:t>
        </w:r>
      </w:ins>
      <w:r w:rsidR="000D0B03" w:rsidRPr="004E371E">
        <w:t>220-ohm</w:t>
      </w:r>
      <w:ins w:id="180" w:author="nikita fedan" w:date="2022-10-08T16:38:00Z">
        <w:r w:rsidRPr="004E371E">
          <w:t xml:space="preserve"> resistor)</w:t>
        </w:r>
      </w:ins>
    </w:p>
    <w:p w14:paraId="658BBDCE" w14:textId="2C43D82B" w:rsidR="001F639A" w:rsidRPr="004E371E" w:rsidRDefault="001F639A" w:rsidP="001F639A">
      <w:pPr>
        <w:rPr>
          <w:ins w:id="181" w:author="nikita fedan" w:date="2022-10-08T16:38:00Z"/>
        </w:rPr>
      </w:pPr>
      <w:ins w:id="182" w:author="nikita fedan" w:date="2022-10-08T16:38:00Z">
        <w:r w:rsidRPr="004E371E">
          <w:t xml:space="preserve">1x speaker (hdmx, connected to aux, perhaps powered </w:t>
        </w:r>
      </w:ins>
      <w:r w:rsidR="000D0B03" w:rsidRPr="004E371E">
        <w:t>through</w:t>
      </w:r>
      <w:ins w:id="183" w:author="nikita fedan" w:date="2022-10-08T16:38:00Z">
        <w:r w:rsidRPr="004E371E">
          <w:t xml:space="preserve"> </w:t>
        </w:r>
      </w:ins>
      <w:r w:rsidR="00E07998">
        <w:t>USB</w:t>
      </w:r>
      <w:ins w:id="184" w:author="nikita fedan" w:date="2022-10-08T16:38:00Z">
        <w:r w:rsidRPr="004E371E">
          <w:t>)</w:t>
        </w:r>
      </w:ins>
    </w:p>
    <w:p w14:paraId="3CFD71DC" w14:textId="254D99C0" w:rsidR="001F639A" w:rsidRPr="004E371E" w:rsidRDefault="001F639A" w:rsidP="001F639A">
      <w:pPr>
        <w:rPr>
          <w:ins w:id="185" w:author="nikita fedan" w:date="2022-10-08T16:38:00Z"/>
          <w:b/>
          <w:bCs/>
        </w:rPr>
      </w:pPr>
      <w:ins w:id="186" w:author="nikita fedan" w:date="2022-10-08T16:38:00Z">
        <w:r w:rsidRPr="004E371E">
          <w:rPr>
            <w:b/>
            <w:bCs/>
          </w:rPr>
          <w:t>Purchase</w:t>
        </w:r>
      </w:ins>
      <w:r w:rsidR="000D0B03">
        <w:rPr>
          <w:b/>
          <w:bCs/>
        </w:rPr>
        <w:t>s</w:t>
      </w:r>
      <w:ins w:id="187" w:author="nikita fedan" w:date="2022-10-08T16:38:00Z">
        <w:r w:rsidRPr="004E371E">
          <w:rPr>
            <w:b/>
            <w:bCs/>
          </w:rPr>
          <w:t xml:space="preserve"> required:</w:t>
        </w:r>
      </w:ins>
    </w:p>
    <w:p w14:paraId="6205DF95" w14:textId="77777777" w:rsidR="001F639A" w:rsidRPr="004E371E" w:rsidRDefault="001F639A" w:rsidP="001F639A">
      <w:pPr>
        <w:rPr>
          <w:ins w:id="188" w:author="nikita fedan" w:date="2022-10-08T16:38:00Z"/>
        </w:rPr>
      </w:pPr>
      <w:ins w:id="189" w:author="nikita fedan" w:date="2022-10-08T16:38:00Z">
        <w:r w:rsidRPr="004E371E">
          <w:rPr>
            <w:color w:val="000000" w:themeColor="text1"/>
          </w:rPr>
          <w:t xml:space="preserve">1x fingerprint sensor </w:t>
        </w:r>
        <w:r w:rsidRPr="004E371E">
          <w:fldChar w:fldCharType="begin"/>
        </w:r>
        <w:r w:rsidRPr="004E371E">
          <w:instrText xml:space="preserve"> HYPERLINK "https://thepihut.com/products/round-all-in-one-capacitive-fingerprint-sensor-d?variant=41540357849283" </w:instrText>
        </w:r>
        <w:r w:rsidRPr="004E371E">
          <w:fldChar w:fldCharType="separate"/>
        </w:r>
        <w:r w:rsidRPr="004E371E">
          <w:rPr>
            <w:rStyle w:val="Hyperlink"/>
          </w:rPr>
          <w:t>https://thepihut.com/products/round-all-in-one-capacitive-fingerprint-sensor-d?variant=41540357849283</w:t>
        </w:r>
        <w:r w:rsidRPr="004E371E">
          <w:fldChar w:fldCharType="end"/>
        </w:r>
        <w:r>
          <w:t xml:space="preserve"> </w:t>
        </w:r>
      </w:ins>
    </w:p>
    <w:p w14:paraId="165F4F18" w14:textId="77777777" w:rsidR="001F639A" w:rsidRPr="004E371E" w:rsidRDefault="001F639A" w:rsidP="001F639A">
      <w:pPr>
        <w:rPr>
          <w:ins w:id="190" w:author="nikita fedan" w:date="2022-10-08T16:38:00Z"/>
        </w:rPr>
      </w:pPr>
      <w:ins w:id="191" w:author="nikita fedan" w:date="2022-10-08T16:38:00Z">
        <w:r w:rsidRPr="004E371E">
          <w:rPr>
            <w:color w:val="000000" w:themeColor="text1"/>
          </w:rPr>
          <w:t xml:space="preserve">1x USB to UART </w:t>
        </w:r>
        <w:r w:rsidRPr="004E371E">
          <w:fldChar w:fldCharType="begin"/>
        </w:r>
        <w:r w:rsidRPr="004E371E">
          <w:instrText xml:space="preserve"> HYPERLINK "https://thepihut.com/products/usb-to-uart-module-micro-mini-type-a-or-type-c?variant=41771472584899" </w:instrText>
        </w:r>
        <w:r w:rsidRPr="004E371E">
          <w:fldChar w:fldCharType="separate"/>
        </w:r>
        <w:r w:rsidRPr="004E371E">
          <w:rPr>
            <w:rStyle w:val="Hyperlink"/>
          </w:rPr>
          <w:t>https://thepihut.com/products/usb-to-uart-module-micro-mini-type-a-or-type-c?variant=41771472584899</w:t>
        </w:r>
        <w:r w:rsidRPr="004E371E">
          <w:fldChar w:fldCharType="end"/>
        </w:r>
        <w:r w:rsidRPr="004E371E">
          <w:t xml:space="preserve"> </w:t>
        </w:r>
      </w:ins>
    </w:p>
    <w:p w14:paraId="5E012197" w14:textId="3145E3C5" w:rsidR="000D0B03" w:rsidRDefault="000D0B03" w:rsidP="001F639A">
      <w:pPr>
        <w:rPr>
          <w:color w:val="000000" w:themeColor="text1"/>
        </w:rPr>
      </w:pPr>
      <w:r>
        <w:rPr>
          <w:color w:val="000000" w:themeColor="text1"/>
        </w:rPr>
        <w:t xml:space="preserve">1x 1.3” IPS LCD Display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HYPERLINK "https://thepihut.com/collections/raspberry-pi-screens/products/1-3-ips-lcd-display-module-for-raspberry-pi-pico-240x240"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Pr="000D0B03">
        <w:rPr>
          <w:rStyle w:val="Hyperlink"/>
        </w:rPr>
        <w:t>https://thepihut.com/collections/raspberry-pi-screens/products/1-3-ips-lcd-display-module-for-raspberry-pi-pico-240x240</w:t>
      </w:r>
      <w:r>
        <w:rPr>
          <w:color w:val="000000" w:themeColor="text1"/>
        </w:rPr>
        <w:fldChar w:fldCharType="end"/>
      </w:r>
    </w:p>
    <w:p w14:paraId="39535FA4" w14:textId="2D101BA4" w:rsidR="001F639A" w:rsidRPr="004E371E" w:rsidRDefault="001F639A" w:rsidP="001F639A">
      <w:pPr>
        <w:rPr>
          <w:ins w:id="192" w:author="nikita fedan" w:date="2022-10-08T16:38:00Z"/>
        </w:rPr>
      </w:pPr>
      <w:ins w:id="193" w:author="nikita fedan" w:date="2022-10-08T16:38:00Z">
        <w:r w:rsidRPr="004E371E">
          <w:rPr>
            <w:color w:val="000000" w:themeColor="text1"/>
          </w:rPr>
          <w:t xml:space="preserve">1x electric strike lock </w:t>
        </w:r>
        <w:r w:rsidRPr="004E371E">
          <w:fldChar w:fldCharType="begin"/>
        </w:r>
        <w:r w:rsidRPr="004E371E">
          <w:instrText xml:space="preserve"> HYPERLINK "https://www.amazon.co.uk/gp/product/B0027VB810?psc=1" </w:instrText>
        </w:r>
        <w:r w:rsidRPr="004E371E">
          <w:fldChar w:fldCharType="separate"/>
        </w:r>
        <w:r w:rsidRPr="004E371E">
          <w:rPr>
            <w:rStyle w:val="Hyperlink"/>
          </w:rPr>
          <w:t>https://www.amazon.co.uk/gp/product/B0027VB810?psc=1</w:t>
        </w:r>
        <w:r w:rsidRPr="004E371E">
          <w:fldChar w:fldCharType="end"/>
        </w:r>
        <w:r w:rsidRPr="004E371E">
          <w:t xml:space="preserve"> </w:t>
        </w:r>
      </w:ins>
    </w:p>
    <w:p w14:paraId="4E88E1F5" w14:textId="77777777" w:rsidR="001F639A" w:rsidRPr="004E371E" w:rsidRDefault="001F639A" w:rsidP="001F639A">
      <w:pPr>
        <w:rPr>
          <w:ins w:id="194" w:author="nikita fedan" w:date="2022-10-08T16:38:00Z"/>
          <w:color w:val="000000" w:themeColor="text1"/>
        </w:rPr>
      </w:pPr>
      <w:ins w:id="195" w:author="nikita fedan" w:date="2022-10-08T16:38:00Z">
        <w:r w:rsidRPr="004E371E">
          <w:rPr>
            <w:color w:val="000000" w:themeColor="text1"/>
          </w:rPr>
          <w:t>1x door switch (commercial or built)</w:t>
        </w:r>
      </w:ins>
    </w:p>
    <w:p w14:paraId="6E87231E" w14:textId="778EB7B1" w:rsidR="00774982" w:rsidRDefault="001F639A" w:rsidP="001F639A">
      <w:pPr>
        <w:rPr>
          <w:ins w:id="196" w:author="Nathan Field" w:date="2022-10-08T19:45:00Z"/>
          <w:color w:val="000000" w:themeColor="text1"/>
        </w:rPr>
      </w:pPr>
      <w:ins w:id="197" w:author="nikita fedan" w:date="2022-10-08T16:38:00Z">
        <w:r w:rsidRPr="004E371E">
          <w:rPr>
            <w:color w:val="000000" w:themeColor="text1"/>
          </w:rPr>
          <w:t>1x button</w:t>
        </w:r>
      </w:ins>
    </w:p>
    <w:p w14:paraId="4F5D0CD0" w14:textId="79936038" w:rsidR="00774982" w:rsidRDefault="008035FC" w:rsidP="008035FC">
      <w:pPr>
        <w:pStyle w:val="Heading1"/>
        <w:jc w:val="center"/>
        <w:rPr>
          <w:ins w:id="198" w:author="Nathan Field" w:date="2022-10-08T20:21:00Z"/>
        </w:rPr>
      </w:pPr>
      <w:bookmarkStart w:id="199" w:name="_Toc116660736"/>
      <w:ins w:id="200" w:author="Nathan Field" w:date="2022-10-08T20:21:00Z">
        <w:r>
          <w:lastRenderedPageBreak/>
          <w:t>Data, Data Storage and Data Processing</w:t>
        </w:r>
        <w:bookmarkEnd w:id="199"/>
      </w:ins>
    </w:p>
    <w:p w14:paraId="4690EB33" w14:textId="354EDDBA" w:rsidR="00774982" w:rsidRDefault="007A3B1B" w:rsidP="00E07998">
      <w:pPr>
        <w:pStyle w:val="Heading2"/>
        <w:rPr>
          <w:ins w:id="201" w:author="Nathan Field" w:date="2022-10-08T20:22:00Z"/>
        </w:rPr>
      </w:pPr>
      <w:bookmarkStart w:id="202" w:name="_Toc116660737"/>
      <w:ins w:id="203" w:author="Nathan Field" w:date="2022-10-08T20:22:00Z">
        <w:r>
          <w:t>What Data is gathered</w:t>
        </w:r>
        <w:bookmarkEnd w:id="202"/>
      </w:ins>
    </w:p>
    <w:p w14:paraId="2D9D0A81" w14:textId="6C175F05" w:rsidR="007A3B1B" w:rsidRDefault="007A3B1B" w:rsidP="00E07998">
      <w:pPr>
        <w:pStyle w:val="Heading2"/>
        <w:rPr>
          <w:ins w:id="204" w:author="Nathan Field" w:date="2022-10-08T20:23:00Z"/>
        </w:rPr>
      </w:pPr>
      <w:bookmarkStart w:id="205" w:name="_Toc116660738"/>
      <w:ins w:id="206" w:author="Nathan Field" w:date="2022-10-08T20:23:00Z">
        <w:r>
          <w:t>How it will be stored</w:t>
        </w:r>
        <w:bookmarkEnd w:id="205"/>
      </w:ins>
    </w:p>
    <w:p w14:paraId="7CA182B0" w14:textId="6CE9342D" w:rsidR="008035FC" w:rsidRDefault="007A3B1B" w:rsidP="00E07998">
      <w:pPr>
        <w:pStyle w:val="Heading2"/>
        <w:rPr>
          <w:ins w:id="207" w:author="Nathan Field" w:date="2022-10-08T19:45:00Z"/>
        </w:rPr>
      </w:pPr>
      <w:bookmarkStart w:id="208" w:name="_Toc116660739"/>
      <w:ins w:id="209" w:author="Nathan Field" w:date="2022-10-08T20:23:00Z">
        <w:r>
          <w:t>How it will be processed</w:t>
        </w:r>
      </w:ins>
      <w:bookmarkEnd w:id="208"/>
    </w:p>
    <w:p w14:paraId="0B9ACFC4" w14:textId="77777777" w:rsidR="00774982" w:rsidRDefault="00774982" w:rsidP="001F639A">
      <w:pPr>
        <w:rPr>
          <w:ins w:id="210" w:author="Nathan Field" w:date="2022-10-08T19:43:00Z"/>
          <w:color w:val="000000" w:themeColor="text1"/>
        </w:rPr>
      </w:pPr>
    </w:p>
    <w:p w14:paraId="6309E0FF" w14:textId="07A5A717" w:rsidR="00774982" w:rsidRDefault="008035FC" w:rsidP="008035FC">
      <w:pPr>
        <w:pStyle w:val="Heading1"/>
        <w:jc w:val="center"/>
        <w:rPr>
          <w:ins w:id="211" w:author="Nathan Field" w:date="2022-10-08T20:22:00Z"/>
        </w:rPr>
      </w:pPr>
      <w:bookmarkStart w:id="212" w:name="_Toc116660740"/>
      <w:ins w:id="213" w:author="Nathan Field" w:date="2022-10-08T20:22:00Z">
        <w:r>
          <w:t>Security</w:t>
        </w:r>
        <w:bookmarkEnd w:id="212"/>
      </w:ins>
    </w:p>
    <w:p w14:paraId="772EE514" w14:textId="5A97A0C6" w:rsidR="00E07998" w:rsidRDefault="00E07998" w:rsidP="00E07998">
      <w:pPr>
        <w:pStyle w:val="Heading2"/>
      </w:pPr>
      <w:bookmarkStart w:id="214" w:name="_Toc116660741"/>
      <w:ins w:id="215" w:author="Nathan Field" w:date="2022-10-08T20:23:00Z">
        <w:r>
          <w:t>How to secure stored data</w:t>
        </w:r>
      </w:ins>
      <w:bookmarkEnd w:id="214"/>
    </w:p>
    <w:p w14:paraId="2027887A" w14:textId="61BEFE4E" w:rsidR="00A554BC" w:rsidRDefault="00A554BC" w:rsidP="00A554BC">
      <w:r>
        <w:t>Spoofing – 2-factor biometric authentication makes it difficult to falsify identity when using this system.</w:t>
      </w:r>
    </w:p>
    <w:p w14:paraId="53584D2C" w14:textId="45167B53" w:rsidR="00A554BC" w:rsidRDefault="00A554BC" w:rsidP="00A554BC">
      <w:r>
        <w:t xml:space="preserve">Tampering – Only admin have access to configuration of this system. Data changes and errors </w:t>
      </w:r>
      <w:r w:rsidR="00E07998">
        <w:t>may be</w:t>
      </w:r>
      <w:r>
        <w:t xml:space="preserve"> logged on the database.</w:t>
      </w:r>
    </w:p>
    <w:p w14:paraId="0CCA374B" w14:textId="0A50E1FA" w:rsidR="00A554BC" w:rsidRDefault="00A554BC" w:rsidP="00A554BC">
      <w:r>
        <w:t>Repudiation –</w:t>
      </w:r>
      <w:r w:rsidR="00E07998">
        <w:t xml:space="preserve"> Actions on this system are logged and tracked.</w:t>
      </w:r>
    </w:p>
    <w:p w14:paraId="5B15C7F7" w14:textId="292792D8" w:rsidR="00A554BC" w:rsidRPr="00E07998" w:rsidRDefault="00A554BC" w:rsidP="00A554BC">
      <w:r w:rsidRPr="00E07998">
        <w:t>Information Disclosure –</w:t>
      </w:r>
      <w:r w:rsidR="00E07998">
        <w:t xml:space="preserve"> Use of env variables to prevent unauthorized access to database, hashing passwords.</w:t>
      </w:r>
    </w:p>
    <w:p w14:paraId="1E594E8F" w14:textId="151211FF" w:rsidR="00A554BC" w:rsidRDefault="00A554BC" w:rsidP="00A554BC">
      <w:r w:rsidRPr="00A554BC">
        <w:t>Denial of S</w:t>
      </w:r>
      <w:r>
        <w:t>ervice –</w:t>
      </w:r>
      <w:r w:rsidR="00E07998">
        <w:t xml:space="preserve"> Firewall</w:t>
      </w:r>
    </w:p>
    <w:p w14:paraId="49C94D6E" w14:textId="19B7A940" w:rsidR="00A554BC" w:rsidRDefault="00A554BC" w:rsidP="00A554BC">
      <w:r>
        <w:t xml:space="preserve">Elevation of privilege – </w:t>
      </w:r>
      <w:r w:rsidR="00E07998">
        <w:t>Controlled access on routes</w:t>
      </w:r>
    </w:p>
    <w:p w14:paraId="2252D771" w14:textId="77777777" w:rsidR="00E07998" w:rsidRDefault="00E07998" w:rsidP="008035FC"/>
    <w:p w14:paraId="3AEBA5E6" w14:textId="7500DC9F" w:rsidR="007A3B1B" w:rsidRDefault="007A3B1B" w:rsidP="002F0924">
      <w:pPr>
        <w:pStyle w:val="Heading2"/>
        <w:rPr>
          <w:ins w:id="216" w:author="Nathan Field" w:date="2022-10-08T20:23:00Z"/>
        </w:rPr>
      </w:pPr>
      <w:bookmarkStart w:id="217" w:name="_Toc116660742"/>
      <w:ins w:id="218" w:author="Nathan Field" w:date="2022-10-08T20:23:00Z">
        <w:r>
          <w:t>Physical security</w:t>
        </w:r>
        <w:bookmarkEnd w:id="217"/>
      </w:ins>
    </w:p>
    <w:p w14:paraId="1225A21B" w14:textId="25739C9B" w:rsidR="00E07998" w:rsidRDefault="00E07998" w:rsidP="008035FC">
      <w:r>
        <w:t>System mounted to wall.</w:t>
      </w:r>
    </w:p>
    <w:p w14:paraId="26775D71" w14:textId="5F4BA8D8" w:rsidR="007A3B1B" w:rsidRDefault="007A3B1B" w:rsidP="008035FC">
      <w:pPr>
        <w:rPr>
          <w:ins w:id="219" w:author="Nathan Field" w:date="2022-10-08T20:22:00Z"/>
        </w:rPr>
      </w:pPr>
      <w:ins w:id="220" w:author="Nathan Field" w:date="2022-10-08T20:23:00Z">
        <w:r>
          <w:t>Locking mechanism</w:t>
        </w:r>
      </w:ins>
      <w:r w:rsidR="00E07998">
        <w:t>.</w:t>
      </w:r>
    </w:p>
    <w:p w14:paraId="63AAB0F0" w14:textId="303BA689" w:rsidR="008035FC" w:rsidRDefault="008035FC" w:rsidP="008035FC">
      <w:pPr>
        <w:rPr>
          <w:ins w:id="221" w:author="Nathan Field" w:date="2022-10-08T20:22:00Z"/>
        </w:rPr>
      </w:pPr>
    </w:p>
    <w:p w14:paraId="7B70B2D4" w14:textId="2FABFB47" w:rsidR="008035FC" w:rsidRDefault="008035FC" w:rsidP="008035FC">
      <w:pPr>
        <w:rPr>
          <w:ins w:id="222" w:author="Nathan Field" w:date="2022-10-08T20:22:00Z"/>
        </w:rPr>
      </w:pPr>
    </w:p>
    <w:p w14:paraId="73D3AB0E" w14:textId="4F847FE2" w:rsidR="008035FC" w:rsidRDefault="008035FC" w:rsidP="008035FC">
      <w:pPr>
        <w:rPr>
          <w:ins w:id="223" w:author="Nathan Field" w:date="2022-10-08T20:22:00Z"/>
        </w:rPr>
      </w:pPr>
    </w:p>
    <w:p w14:paraId="292AD0FA" w14:textId="77777777" w:rsidR="008035FC" w:rsidRDefault="008035FC" w:rsidP="008035FC">
      <w:pPr>
        <w:rPr>
          <w:ins w:id="224" w:author="Nathan Field" w:date="2022-10-08T20:22:00Z"/>
        </w:rPr>
      </w:pPr>
    </w:p>
    <w:p w14:paraId="085556F9" w14:textId="7B827B92" w:rsidR="008035FC" w:rsidRDefault="008035FC" w:rsidP="008035FC">
      <w:pPr>
        <w:pStyle w:val="Heading1"/>
        <w:jc w:val="center"/>
        <w:rPr>
          <w:ins w:id="225" w:author="Nathan Field" w:date="2022-10-08T20:22:00Z"/>
        </w:rPr>
      </w:pPr>
      <w:bookmarkStart w:id="226" w:name="_Toc116660743"/>
      <w:ins w:id="227" w:author="Nathan Field" w:date="2022-10-08T20:22:00Z">
        <w:r>
          <w:t>The UI, User and User Testing</w:t>
        </w:r>
        <w:bookmarkEnd w:id="226"/>
      </w:ins>
    </w:p>
    <w:p w14:paraId="57CB793D" w14:textId="12BF927E" w:rsidR="008035FC" w:rsidRDefault="00E07998" w:rsidP="00E07998">
      <w:pPr>
        <w:pStyle w:val="Heading2"/>
      </w:pPr>
      <w:bookmarkStart w:id="228" w:name="_Toc116660744"/>
      <w:r>
        <w:t>The UI</w:t>
      </w:r>
      <w:bookmarkEnd w:id="228"/>
    </w:p>
    <w:p w14:paraId="486D2275" w14:textId="49B296D1" w:rsidR="00E07998" w:rsidRDefault="00E07998" w:rsidP="00E07998">
      <w:r>
        <w:t>Flask website</w:t>
      </w:r>
    </w:p>
    <w:p w14:paraId="63509E00" w14:textId="5E7719AF" w:rsidR="00E07998" w:rsidRDefault="00E07998" w:rsidP="00E07998">
      <w:r>
        <w:t>LCD display</w:t>
      </w:r>
    </w:p>
    <w:p w14:paraId="1A2138AD" w14:textId="6097694A" w:rsidR="00E07998" w:rsidRPr="00E07998" w:rsidRDefault="00E07998" w:rsidP="00E07998">
      <w:r w:rsidRPr="00E07998">
        <w:drawing>
          <wp:inline distT="0" distB="0" distL="0" distR="0" wp14:anchorId="2BAF3378" wp14:editId="1AB5CAEF">
            <wp:extent cx="2115047" cy="10877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798" cy="10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7989" w14:textId="1FE00C85" w:rsidR="00E07998" w:rsidRDefault="00E07998" w:rsidP="00E07998">
      <w:pPr>
        <w:pStyle w:val="Heading2"/>
      </w:pPr>
      <w:bookmarkStart w:id="229" w:name="_Toc116660745"/>
      <w:r>
        <w:lastRenderedPageBreak/>
        <w:t>The User</w:t>
      </w:r>
      <w:bookmarkEnd w:id="229"/>
    </w:p>
    <w:p w14:paraId="714D0129" w14:textId="522E18EB" w:rsidR="00E07998" w:rsidRDefault="002F0924" w:rsidP="00E07998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0D079FB" wp14:editId="05EC3807">
            <wp:extent cx="5731510" cy="3076575"/>
            <wp:effectExtent l="0" t="0" r="254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5E22" w14:textId="206E1213" w:rsidR="002F0924" w:rsidRDefault="002F0924" w:rsidP="00E07998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0748A95" wp14:editId="5E16815F">
            <wp:extent cx="5731510" cy="304482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2058" w14:textId="60BAFEBE" w:rsidR="002F0924" w:rsidRDefault="002F0924" w:rsidP="00E07998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69C3A1C" wp14:editId="75D23769">
            <wp:extent cx="5731510" cy="2997200"/>
            <wp:effectExtent l="0" t="0" r="254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1E98" w14:textId="2EC9D2D1" w:rsidR="002F0924" w:rsidRDefault="002F0924" w:rsidP="00E07998">
      <w:pP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FA96DAD" wp14:editId="46B753BC">
            <wp:extent cx="5731510" cy="282194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2"/>
                    <a:stretch/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BB869" w14:textId="404CC774" w:rsidR="002F0924" w:rsidRPr="00E07998" w:rsidRDefault="002F0924" w:rsidP="00E07998"/>
    <w:p w14:paraId="0743BDA7" w14:textId="734FAFD8" w:rsidR="00E07998" w:rsidRDefault="00E07998" w:rsidP="00E07998">
      <w:pPr>
        <w:pStyle w:val="Heading2"/>
        <w:rPr>
          <w:ins w:id="230" w:author="Nathan Field" w:date="2022-10-08T20:22:00Z"/>
        </w:rPr>
      </w:pPr>
      <w:bookmarkStart w:id="231" w:name="_Toc116660746"/>
      <w:r>
        <w:t>User Testing</w:t>
      </w:r>
      <w:bookmarkEnd w:id="231"/>
    </w:p>
    <w:p w14:paraId="11408CE1" w14:textId="2F9693AD" w:rsidR="008035FC" w:rsidRDefault="008035FC" w:rsidP="008035FC">
      <w:pPr>
        <w:rPr>
          <w:ins w:id="232" w:author="Nathan Field" w:date="2022-10-08T20:22:00Z"/>
        </w:rPr>
      </w:pPr>
    </w:p>
    <w:p w14:paraId="3EAC0EBE" w14:textId="3F56C147" w:rsidR="008035FC" w:rsidRDefault="008035FC" w:rsidP="008035FC">
      <w:pPr>
        <w:rPr>
          <w:ins w:id="233" w:author="Nathan Field" w:date="2022-10-08T20:22:00Z"/>
        </w:rPr>
      </w:pPr>
    </w:p>
    <w:p w14:paraId="7E41A80A" w14:textId="4EDBD043" w:rsidR="008035FC" w:rsidRDefault="008035FC" w:rsidP="008035FC">
      <w:pPr>
        <w:rPr>
          <w:ins w:id="234" w:author="Nathan Field" w:date="2022-10-08T20:22:00Z"/>
        </w:rPr>
      </w:pPr>
    </w:p>
    <w:p w14:paraId="61D177D9" w14:textId="250492A2" w:rsidR="008035FC" w:rsidRDefault="008035FC" w:rsidP="008035FC">
      <w:pPr>
        <w:rPr>
          <w:ins w:id="235" w:author="Nathan Field" w:date="2022-10-08T20:24:00Z"/>
        </w:rPr>
      </w:pPr>
    </w:p>
    <w:p w14:paraId="3B7A084D" w14:textId="1A8F1149" w:rsidR="007A3B1B" w:rsidRDefault="007A3B1B" w:rsidP="008035FC">
      <w:pPr>
        <w:rPr>
          <w:ins w:id="236" w:author="Nathan Field" w:date="2022-10-08T20:24:00Z"/>
        </w:rPr>
      </w:pPr>
    </w:p>
    <w:p w14:paraId="7D96CEF8" w14:textId="7FBE165C" w:rsidR="007A3B1B" w:rsidRDefault="007A3B1B" w:rsidP="008035FC">
      <w:pPr>
        <w:rPr>
          <w:ins w:id="237" w:author="Nathan Field" w:date="2022-10-08T20:24:00Z"/>
        </w:rPr>
      </w:pPr>
    </w:p>
    <w:p w14:paraId="3A6CB963" w14:textId="7AA0D615" w:rsidR="007A3B1B" w:rsidRDefault="007A3B1B" w:rsidP="008035FC">
      <w:pPr>
        <w:rPr>
          <w:ins w:id="238" w:author="Nathan Field" w:date="2022-10-08T20:24:00Z"/>
        </w:rPr>
      </w:pPr>
    </w:p>
    <w:p w14:paraId="0741CF88" w14:textId="46C38CE5" w:rsidR="007A3B1B" w:rsidRDefault="007A3B1B" w:rsidP="008035FC">
      <w:pPr>
        <w:rPr>
          <w:ins w:id="239" w:author="Nathan Field" w:date="2022-10-08T20:24:00Z"/>
        </w:rPr>
      </w:pPr>
    </w:p>
    <w:p w14:paraId="5700FD5D" w14:textId="045039C1" w:rsidR="007A3B1B" w:rsidRDefault="007A3B1B" w:rsidP="008035FC">
      <w:pPr>
        <w:rPr>
          <w:ins w:id="240" w:author="Nathan Field" w:date="2022-10-08T20:24:00Z"/>
        </w:rPr>
      </w:pPr>
    </w:p>
    <w:p w14:paraId="14C45D5C" w14:textId="77777777" w:rsidR="007A3B1B" w:rsidRDefault="007A3B1B" w:rsidP="008035FC">
      <w:pPr>
        <w:rPr>
          <w:ins w:id="241" w:author="Nathan Field" w:date="2022-10-08T20:22:00Z"/>
        </w:rPr>
      </w:pPr>
    </w:p>
    <w:p w14:paraId="19697019" w14:textId="450673EA" w:rsidR="008035FC" w:rsidRDefault="008035FC" w:rsidP="008035FC">
      <w:pPr>
        <w:rPr>
          <w:ins w:id="242" w:author="Nathan Field" w:date="2022-10-08T20:22:00Z"/>
        </w:rPr>
      </w:pPr>
    </w:p>
    <w:p w14:paraId="2399ABC8" w14:textId="77777777" w:rsidR="008035FC" w:rsidRPr="008035FC" w:rsidRDefault="008035FC" w:rsidP="008035FC">
      <w:pPr>
        <w:rPr>
          <w:ins w:id="243" w:author="Nathan Field" w:date="2022-10-08T19:43:00Z"/>
        </w:rPr>
      </w:pPr>
    </w:p>
    <w:p w14:paraId="64CF779E" w14:textId="78A49E1F" w:rsidR="00774982" w:rsidRDefault="00774982" w:rsidP="00774982">
      <w:pPr>
        <w:pStyle w:val="Heading1"/>
        <w:jc w:val="center"/>
        <w:rPr>
          <w:ins w:id="244" w:author="Nathan Field" w:date="2022-10-08T19:43:00Z"/>
        </w:rPr>
      </w:pPr>
      <w:bookmarkStart w:id="245" w:name="_Toc116660747"/>
      <w:ins w:id="246" w:author="Nathan Field" w:date="2022-10-08T19:43:00Z">
        <w:r>
          <w:t>Versioning</w:t>
        </w:r>
        <w:bookmarkEnd w:id="245"/>
      </w:ins>
    </w:p>
    <w:p w14:paraId="5E5304F2" w14:textId="59FB23E2" w:rsidR="00774982" w:rsidRDefault="00774982" w:rsidP="00774982">
      <w:pPr>
        <w:rPr>
          <w:ins w:id="247" w:author="Nathan Field" w:date="2022-10-08T19:44:00Z"/>
        </w:rPr>
      </w:pPr>
      <w:ins w:id="248" w:author="Nathan Field" w:date="2022-10-08T19:43:00Z">
        <w:r>
          <w:t xml:space="preserve">Version 1: </w:t>
        </w:r>
      </w:ins>
      <w:ins w:id="249" w:author="Nathan Field" w:date="2022-10-08T19:44:00Z">
        <w:r>
          <w:t>Document Creation – 07/10/2022</w:t>
        </w:r>
      </w:ins>
    </w:p>
    <w:p w14:paraId="129C7C48" w14:textId="09A701B9" w:rsidR="00774982" w:rsidRDefault="00774982" w:rsidP="00774982">
      <w:ins w:id="250" w:author="Nathan Field" w:date="2022-10-08T19:44:00Z">
        <w:r>
          <w:t xml:space="preserve">Version 2: </w:t>
        </w:r>
      </w:ins>
      <w:ins w:id="251" w:author="Nathan Field" w:date="2022-10-08T19:45:00Z">
        <w:r>
          <w:t xml:space="preserve">Introduction, </w:t>
        </w:r>
      </w:ins>
      <w:ins w:id="252" w:author="Nathan Field" w:date="2022-10-08T19:44:00Z">
        <w:r>
          <w:t xml:space="preserve">Table of Contents </w:t>
        </w:r>
      </w:ins>
      <w:ins w:id="253" w:author="Nathan Field" w:date="2022-10-08T19:45:00Z">
        <w:r>
          <w:t>and</w:t>
        </w:r>
      </w:ins>
      <w:ins w:id="254" w:author="Nathan Field" w:date="2022-10-08T19:44:00Z">
        <w:r>
          <w:t xml:space="preserve"> Hardware requirements – 08/10/2022</w:t>
        </w:r>
      </w:ins>
    </w:p>
    <w:p w14:paraId="18CF03D5" w14:textId="1AA98ECA" w:rsidR="00A554BC" w:rsidRPr="00774982" w:rsidRDefault="00A554BC" w:rsidP="00A554BC">
      <w:ins w:id="255" w:author="Nathan Field" w:date="2022-10-08T19:44:00Z">
        <w:r>
          <w:t xml:space="preserve">Version </w:t>
        </w:r>
      </w:ins>
      <w:r>
        <w:t>3</w:t>
      </w:r>
      <w:ins w:id="256" w:author="Nathan Field" w:date="2022-10-08T19:44:00Z">
        <w:r>
          <w:t xml:space="preserve">: </w:t>
        </w:r>
      </w:ins>
      <w:r>
        <w:t xml:space="preserve">Updated </w:t>
      </w:r>
      <w:r w:rsidR="007348F1">
        <w:t xml:space="preserve">team roles, </w:t>
      </w:r>
      <w:r>
        <w:t>hardware requirements</w:t>
      </w:r>
      <w:r w:rsidR="00E07998">
        <w:t>, STRIDE,</w:t>
      </w:r>
      <w:r w:rsidR="002F0924">
        <w:t xml:space="preserve"> User personas</w:t>
      </w:r>
      <w:r>
        <w:t xml:space="preserve"> and circuit diagram </w:t>
      </w:r>
      <w:ins w:id="257" w:author="Nathan Field" w:date="2022-10-08T19:44:00Z">
        <w:r>
          <w:t xml:space="preserve">– </w:t>
        </w:r>
      </w:ins>
      <w:r>
        <w:t>14</w:t>
      </w:r>
      <w:ins w:id="258" w:author="Nathan Field" w:date="2022-10-08T19:44:00Z">
        <w:r>
          <w:t>/10/2022</w:t>
        </w:r>
      </w:ins>
    </w:p>
    <w:p w14:paraId="66F9D0E0" w14:textId="77777777" w:rsidR="00A554BC" w:rsidRPr="00774982" w:rsidRDefault="00A554BC" w:rsidP="00774982"/>
    <w:sectPr w:rsidR="00A554BC" w:rsidRPr="00774982" w:rsidSect="00D640B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  <w:sectPrChange w:id="259" w:author="Michael Flynn" w:date="2022-10-10T10:45:00Z">
        <w:sectPr w:rsidR="00A554BC" w:rsidRPr="00774982" w:rsidSect="00D640BC">
          <w:pgMar w:top="1440" w:right="1440" w:bottom="1440" w:left="1440" w:header="708" w:footer="708" w:gutter="0"/>
          <w:titlePg w:val="0"/>
        </w:sectPr>
      </w:sectPrChange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24030"/>
    <w:multiLevelType w:val="hybridMultilevel"/>
    <w:tmpl w:val="B262F10C"/>
    <w:lvl w:ilvl="0" w:tplc="1EB8F2F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361664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athan Field">
    <w15:presenceInfo w15:providerId="None" w15:userId="Nathan Field"/>
  </w15:person>
  <w15:person w15:author="Michael Flynn">
    <w15:presenceInfo w15:providerId="None" w15:userId="Michael Flynn"/>
  </w15:person>
  <w15:person w15:author="nikita fedan">
    <w15:presenceInfo w15:providerId="Windows Live" w15:userId="46a83e65bf60ef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6DA"/>
    <w:rsid w:val="000D0B03"/>
    <w:rsid w:val="000D6DDA"/>
    <w:rsid w:val="001F639A"/>
    <w:rsid w:val="002079B7"/>
    <w:rsid w:val="002F0924"/>
    <w:rsid w:val="003A1AED"/>
    <w:rsid w:val="003D3213"/>
    <w:rsid w:val="00431A57"/>
    <w:rsid w:val="005416DA"/>
    <w:rsid w:val="007348F1"/>
    <w:rsid w:val="00774982"/>
    <w:rsid w:val="00781023"/>
    <w:rsid w:val="007A3B1B"/>
    <w:rsid w:val="008035FC"/>
    <w:rsid w:val="00852D55"/>
    <w:rsid w:val="008E4E17"/>
    <w:rsid w:val="00A554BC"/>
    <w:rsid w:val="00B9392D"/>
    <w:rsid w:val="00BA21A6"/>
    <w:rsid w:val="00C64CDB"/>
    <w:rsid w:val="00D640BC"/>
    <w:rsid w:val="00D64D14"/>
    <w:rsid w:val="00E07998"/>
    <w:rsid w:val="00EC11D6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9036E"/>
  <w15:chartTrackingRefBased/>
  <w15:docId w15:val="{990827EF-18E1-4B81-8A50-98877190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39A"/>
  </w:style>
  <w:style w:type="paragraph" w:styleId="Heading1">
    <w:name w:val="heading 1"/>
    <w:basedOn w:val="Normal"/>
    <w:next w:val="Normal"/>
    <w:link w:val="Heading1Char"/>
    <w:uiPriority w:val="9"/>
    <w:qFormat/>
    <w:rsid w:val="007810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5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3A1AE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D6D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6DD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63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810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102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1023"/>
    <w:pPr>
      <w:tabs>
        <w:tab w:val="right" w:leader="dot" w:pos="9016"/>
      </w:tabs>
      <w:spacing w:after="100"/>
      <w:pPrChange w:id="0" w:author="Nathan Field" w:date="2022-10-08T19:39:00Z">
        <w:pPr>
          <w:spacing w:after="100" w:line="259" w:lineRule="auto"/>
        </w:pPr>
      </w:pPrChange>
    </w:pPr>
    <w:rPr>
      <w:rPrChange w:id="0" w:author="Nathan Field" w:date="2022-10-08T19:39:00Z">
        <w:rPr>
          <w:rFonts w:asciiTheme="minorHAnsi" w:eastAsiaTheme="minorHAnsi" w:hAnsiTheme="minorHAnsi" w:cstheme="minorBidi"/>
          <w:sz w:val="22"/>
          <w:szCs w:val="22"/>
          <w:lang w:val="en-IE" w:eastAsia="en-US" w:bidi="ar-SA"/>
        </w:rPr>
      </w:rPrChange>
    </w:rPr>
  </w:style>
  <w:style w:type="paragraph" w:styleId="TOC2">
    <w:name w:val="toc 2"/>
    <w:basedOn w:val="Normal"/>
    <w:next w:val="Normal"/>
    <w:autoRedefine/>
    <w:uiPriority w:val="39"/>
    <w:unhideWhenUsed/>
    <w:rsid w:val="008035FC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035FC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035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D640B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640BC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microsoft.com/office/2011/relationships/people" Target="peop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2FA Security System for securing single-entry rooms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4FF6AF-E074-4E6A-B5AC-FFBC9CF68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DMN sYSTEMS</vt:lpstr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DMN sYSTEMS</dc:title>
  <dc:subject>DMN Alarms</dc:subject>
  <dc:creator>David Campion, Michael Flynn, Nathan Field &amp; Nikita Fedans</dc:creator>
  <cp:keywords/>
  <dc:description/>
  <cp:lastModifiedBy>Nathan Field</cp:lastModifiedBy>
  <cp:revision>3</cp:revision>
  <dcterms:created xsi:type="dcterms:W3CDTF">2022-10-10T09:49:00Z</dcterms:created>
  <dcterms:modified xsi:type="dcterms:W3CDTF">2022-10-14T16:36:00Z</dcterms:modified>
</cp:coreProperties>
</file>